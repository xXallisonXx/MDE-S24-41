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078E63" w14:textId="4BC1AFE2" w:rsidR="001E51AA" w:rsidRPr="002B4D90" w:rsidRDefault="00E1704A" w:rsidP="007D52AA">
      <w:pPr>
        <w:jc w:val="center"/>
        <w:rPr>
          <w:rFonts w:ascii="Arial" w:eastAsia="Arial" w:hAnsi="Arial" w:cs="Arial"/>
          <w:sz w:val="40"/>
          <w:szCs w:val="40"/>
        </w:rPr>
      </w:pPr>
      <w:r w:rsidRPr="1B3E8A2F">
        <w:rPr>
          <w:rFonts w:ascii="Arial" w:eastAsia="Arial" w:hAnsi="Arial" w:cs="Arial"/>
          <w:sz w:val="40"/>
          <w:szCs w:val="40"/>
        </w:rPr>
        <w:t>Project</w:t>
      </w:r>
      <w:r w:rsidR="00314A64" w:rsidRPr="1B3E8A2F">
        <w:rPr>
          <w:rFonts w:ascii="Arial" w:eastAsia="Arial" w:hAnsi="Arial" w:cs="Arial"/>
          <w:sz w:val="40"/>
          <w:szCs w:val="40"/>
        </w:rPr>
        <w:t>:</w:t>
      </w:r>
    </w:p>
    <w:p w14:paraId="3508048E" w14:textId="523F23D7" w:rsidR="007D52AA" w:rsidRPr="002B4D90" w:rsidRDefault="00E1704A" w:rsidP="007D52AA">
      <w:pPr>
        <w:jc w:val="center"/>
        <w:rPr>
          <w:rFonts w:ascii="Arial" w:eastAsia="Arial" w:hAnsi="Arial" w:cs="Arial"/>
          <w:sz w:val="40"/>
          <w:szCs w:val="40"/>
        </w:rPr>
      </w:pPr>
      <w:r w:rsidRPr="1B3E8A2F">
        <w:rPr>
          <w:rFonts w:ascii="Arial" w:eastAsia="Arial" w:hAnsi="Arial" w:cs="Arial"/>
          <w:sz w:val="40"/>
          <w:szCs w:val="40"/>
        </w:rPr>
        <w:t xml:space="preserve">S24-41 - </w:t>
      </w:r>
      <w:r w:rsidR="007D52AA" w:rsidRPr="1B3E8A2F">
        <w:rPr>
          <w:rFonts w:ascii="Arial" w:eastAsia="Arial" w:hAnsi="Arial" w:cs="Arial"/>
          <w:sz w:val="40"/>
          <w:szCs w:val="40"/>
        </w:rPr>
        <w:t>FPGA Implementation of a RADAR System</w:t>
      </w:r>
    </w:p>
    <w:p w14:paraId="77884C09" w14:textId="77777777" w:rsidR="003E1DEB" w:rsidRDefault="003E1DEB" w:rsidP="00314A64">
      <w:pPr>
        <w:rPr>
          <w:rFonts w:ascii="Arial" w:eastAsia="Arial" w:hAnsi="Arial" w:cs="Arial"/>
        </w:rPr>
      </w:pPr>
    </w:p>
    <w:p w14:paraId="7CA39632" w14:textId="4CD743C2" w:rsidR="00B67661" w:rsidRDefault="00B67661" w:rsidP="00F64869">
      <w:pPr>
        <w:jc w:val="center"/>
        <w:rPr>
          <w:rFonts w:ascii="Arial" w:eastAsia="Arial" w:hAnsi="Arial" w:cs="Arial"/>
        </w:rPr>
      </w:pPr>
      <w:r w:rsidRPr="1B3E8A2F">
        <w:rPr>
          <w:rFonts w:ascii="Arial" w:eastAsia="Arial" w:hAnsi="Arial" w:cs="Arial"/>
        </w:rPr>
        <w:t xml:space="preserve">Customer: </w:t>
      </w:r>
      <w:r w:rsidR="00F64869" w:rsidRPr="1B3E8A2F">
        <w:rPr>
          <w:rFonts w:ascii="Arial" w:eastAsia="Arial" w:hAnsi="Arial" w:cs="Arial"/>
        </w:rPr>
        <w:t xml:space="preserve"> </w:t>
      </w:r>
      <w:r w:rsidRPr="1B3E8A2F">
        <w:rPr>
          <w:rFonts w:ascii="Arial" w:eastAsia="Arial" w:hAnsi="Arial" w:cs="Arial"/>
        </w:rPr>
        <w:t>Dr. Jensen, Sarah</w:t>
      </w:r>
    </w:p>
    <w:p w14:paraId="3CF0489F" w14:textId="77777777" w:rsidR="003E1DEB" w:rsidRDefault="003E1DEB" w:rsidP="007D52AA">
      <w:pPr>
        <w:jc w:val="center"/>
        <w:rPr>
          <w:rFonts w:ascii="Arial" w:eastAsia="Arial" w:hAnsi="Arial" w:cs="Arial"/>
        </w:rPr>
      </w:pPr>
    </w:p>
    <w:p w14:paraId="4EAD92B1" w14:textId="146DF7C1" w:rsidR="00B67661" w:rsidRDefault="00B67661" w:rsidP="00F64869">
      <w:pPr>
        <w:jc w:val="center"/>
        <w:rPr>
          <w:rFonts w:ascii="Arial" w:eastAsia="Arial" w:hAnsi="Arial" w:cs="Arial"/>
        </w:rPr>
      </w:pPr>
      <w:r w:rsidRPr="1B3E8A2F">
        <w:rPr>
          <w:rFonts w:ascii="Arial" w:eastAsia="Arial" w:hAnsi="Arial" w:cs="Arial"/>
        </w:rPr>
        <w:t>SME: Dr. Walling, Jeffery</w:t>
      </w:r>
    </w:p>
    <w:p w14:paraId="5BC3A9CD" w14:textId="77777777" w:rsidR="003E1DEB" w:rsidRDefault="003E1DEB" w:rsidP="007D52AA">
      <w:pPr>
        <w:jc w:val="center"/>
        <w:rPr>
          <w:rFonts w:ascii="Arial" w:eastAsia="Arial" w:hAnsi="Arial" w:cs="Arial"/>
        </w:rPr>
      </w:pPr>
    </w:p>
    <w:p w14:paraId="09B86155" w14:textId="77777777" w:rsidR="003E1DEB" w:rsidRDefault="00B67661" w:rsidP="007D52AA">
      <w:pPr>
        <w:jc w:val="center"/>
        <w:rPr>
          <w:rFonts w:ascii="Arial" w:eastAsia="Arial" w:hAnsi="Arial" w:cs="Arial"/>
        </w:rPr>
      </w:pPr>
      <w:r w:rsidRPr="1B3E8A2F">
        <w:rPr>
          <w:rFonts w:ascii="Arial" w:eastAsia="Arial" w:hAnsi="Arial" w:cs="Arial"/>
        </w:rPr>
        <w:t>Team:</w:t>
      </w:r>
      <w:r w:rsidR="0014638B" w:rsidRPr="1B3E8A2F">
        <w:rPr>
          <w:rFonts w:ascii="Arial" w:eastAsia="Arial" w:hAnsi="Arial" w:cs="Arial"/>
        </w:rPr>
        <w:t xml:space="preserve"> </w:t>
      </w:r>
    </w:p>
    <w:p w14:paraId="58B4CCA5" w14:textId="7C55FC2E" w:rsidR="00B67661" w:rsidRDefault="0014638B" w:rsidP="007D52AA">
      <w:pPr>
        <w:jc w:val="center"/>
        <w:rPr>
          <w:rFonts w:ascii="Arial" w:eastAsia="Arial" w:hAnsi="Arial" w:cs="Arial"/>
        </w:rPr>
      </w:pPr>
      <w:r w:rsidRPr="1B3E8A2F">
        <w:rPr>
          <w:rFonts w:ascii="Arial" w:eastAsia="Arial" w:hAnsi="Arial" w:cs="Arial"/>
        </w:rPr>
        <w:t xml:space="preserve">Paul Broome, Allison Pitzl, Tommy </w:t>
      </w:r>
      <w:r w:rsidR="00F14C82" w:rsidRPr="1B3E8A2F">
        <w:rPr>
          <w:rFonts w:ascii="Arial" w:eastAsia="Arial" w:hAnsi="Arial" w:cs="Arial"/>
        </w:rPr>
        <w:t xml:space="preserve">Skidmore, </w:t>
      </w:r>
      <w:r w:rsidR="00BF399C" w:rsidRPr="1B3E8A2F">
        <w:rPr>
          <w:rFonts w:ascii="Arial" w:eastAsia="Arial" w:hAnsi="Arial" w:cs="Arial"/>
        </w:rPr>
        <w:t>Elliott Kroll, Vincent Snell</w:t>
      </w:r>
    </w:p>
    <w:p w14:paraId="2DF70CF9" w14:textId="77777777" w:rsidR="00314A64" w:rsidRDefault="00314A64" w:rsidP="007D52AA">
      <w:pPr>
        <w:jc w:val="center"/>
        <w:rPr>
          <w:rFonts w:ascii="Arial" w:eastAsia="Arial" w:hAnsi="Arial" w:cs="Arial"/>
        </w:rPr>
      </w:pPr>
    </w:p>
    <w:p w14:paraId="0B8C598C" w14:textId="7E07010F" w:rsidR="00314A64" w:rsidRDefault="00314A64" w:rsidP="00314A64">
      <w:pPr>
        <w:jc w:val="center"/>
        <w:rPr>
          <w:rFonts w:ascii="Arial" w:eastAsia="Arial" w:hAnsi="Arial" w:cs="Arial"/>
        </w:rPr>
      </w:pPr>
      <w:r w:rsidRPr="1B3E8A2F">
        <w:rPr>
          <w:rFonts w:ascii="Arial" w:eastAsia="Arial" w:hAnsi="Arial" w:cs="Arial"/>
        </w:rPr>
        <w:t>Date:</w:t>
      </w:r>
      <w:r w:rsidR="00F64869" w:rsidRPr="1B3E8A2F">
        <w:rPr>
          <w:rFonts w:ascii="Arial" w:eastAsia="Arial" w:hAnsi="Arial" w:cs="Arial"/>
        </w:rPr>
        <w:t xml:space="preserve"> </w:t>
      </w:r>
      <w:r w:rsidRPr="1B3E8A2F">
        <w:rPr>
          <w:rFonts w:ascii="Arial" w:eastAsia="Arial" w:hAnsi="Arial" w:cs="Arial"/>
        </w:rPr>
        <w:t>2024/04/15</w:t>
      </w:r>
    </w:p>
    <w:p w14:paraId="5A8D83DF" w14:textId="40D0E380" w:rsidR="00987542" w:rsidRDefault="00987542" w:rsidP="007D52AA">
      <w:pPr>
        <w:jc w:val="center"/>
        <w:rPr>
          <w:rFonts w:ascii="Arial" w:eastAsia="Arial" w:hAnsi="Arial" w:cs="Arial"/>
        </w:rPr>
      </w:pPr>
    </w:p>
    <w:p w14:paraId="7F176D81" w14:textId="5C47110C" w:rsidR="00314A64" w:rsidRPr="003448B2" w:rsidRDefault="00987542" w:rsidP="003448B2">
      <w:pPr>
        <w:rPr>
          <w:rFonts w:ascii="Arial" w:eastAsia="Arial" w:hAnsi="Arial" w:cs="Arial"/>
        </w:rPr>
      </w:pPr>
      <w:r w:rsidRPr="1B3E8A2F">
        <w:rPr>
          <w:rFonts w:ascii="Arial" w:eastAsia="Arial" w:hAnsi="Arial" w:cs="Arial"/>
        </w:rPr>
        <w:br w:type="page"/>
      </w:r>
    </w:p>
    <w:sdt>
      <w:sdtPr>
        <w:rPr>
          <w:rFonts w:ascii="Arial" w:eastAsia="Arial" w:hAnsi="Arial" w:cs="Arial"/>
          <w:color w:val="auto"/>
          <w:sz w:val="24"/>
          <w:szCs w:val="24"/>
          <w:lang w:eastAsia="ja-JP"/>
        </w:rPr>
        <w:id w:val="362192536"/>
        <w:docPartObj>
          <w:docPartGallery w:val="Table of Contents"/>
          <w:docPartUnique/>
        </w:docPartObj>
      </w:sdtPr>
      <w:sdtContent>
        <w:p w14:paraId="5FB4DCB6" w14:textId="54F85DA7" w:rsidR="00460E8A" w:rsidRDefault="00460E8A">
          <w:pPr>
            <w:pStyle w:val="TOCHeading"/>
            <w:rPr>
              <w:rFonts w:ascii="Arial" w:eastAsia="Arial" w:hAnsi="Arial" w:cs="Arial"/>
            </w:rPr>
          </w:pPr>
          <w:r w:rsidRPr="1B3E8A2F">
            <w:rPr>
              <w:rFonts w:ascii="Arial" w:eastAsia="Arial" w:hAnsi="Arial" w:cs="Arial"/>
            </w:rPr>
            <w:t>Table of Contents</w:t>
          </w:r>
        </w:p>
        <w:p w14:paraId="7925F1B8" w14:textId="5FB26A80" w:rsidR="001621D4" w:rsidRDefault="19DCDB90">
          <w:pPr>
            <w:pStyle w:val="TOC1"/>
            <w:tabs>
              <w:tab w:val="right" w:leader="dot" w:pos="9350"/>
            </w:tabs>
            <w:rPr>
              <w:noProof/>
              <w:kern w:val="2"/>
              <w:lang w:eastAsia="en-US"/>
              <w14:ligatures w14:val="standardContextual"/>
            </w:rPr>
          </w:pPr>
          <w:r>
            <w:fldChar w:fldCharType="begin"/>
          </w:r>
          <w:r w:rsidR="00953B25">
            <w:instrText>TOC \o "1-3" \h \z \u</w:instrText>
          </w:r>
          <w:r>
            <w:fldChar w:fldCharType="separate"/>
          </w:r>
          <w:hyperlink w:anchor="_Toc164111514" w:history="1">
            <w:r w:rsidR="001621D4" w:rsidRPr="000918CC">
              <w:rPr>
                <w:rStyle w:val="Hyperlink"/>
                <w:rFonts w:ascii="Arial" w:eastAsia="Arial" w:hAnsi="Arial" w:cs="Arial"/>
                <w:noProof/>
              </w:rPr>
              <w:t>Problem Analysis</w:t>
            </w:r>
            <w:r w:rsidR="001621D4">
              <w:rPr>
                <w:noProof/>
                <w:webHidden/>
              </w:rPr>
              <w:tab/>
            </w:r>
            <w:r w:rsidR="001621D4">
              <w:rPr>
                <w:noProof/>
                <w:webHidden/>
              </w:rPr>
              <w:fldChar w:fldCharType="begin"/>
            </w:r>
            <w:r w:rsidR="001621D4">
              <w:rPr>
                <w:noProof/>
                <w:webHidden/>
              </w:rPr>
              <w:instrText xml:space="preserve"> PAGEREF _Toc164111514 \h </w:instrText>
            </w:r>
            <w:r w:rsidR="001621D4">
              <w:rPr>
                <w:noProof/>
                <w:webHidden/>
              </w:rPr>
            </w:r>
            <w:r w:rsidR="001621D4">
              <w:rPr>
                <w:noProof/>
                <w:webHidden/>
              </w:rPr>
              <w:fldChar w:fldCharType="separate"/>
            </w:r>
            <w:r w:rsidR="001621D4">
              <w:rPr>
                <w:noProof/>
                <w:webHidden/>
              </w:rPr>
              <w:t>3</w:t>
            </w:r>
            <w:r w:rsidR="001621D4">
              <w:rPr>
                <w:noProof/>
                <w:webHidden/>
              </w:rPr>
              <w:fldChar w:fldCharType="end"/>
            </w:r>
          </w:hyperlink>
        </w:p>
        <w:p w14:paraId="3FB7218C" w14:textId="15B647DB" w:rsidR="001621D4" w:rsidRDefault="007E5520">
          <w:pPr>
            <w:pStyle w:val="TOC2"/>
            <w:tabs>
              <w:tab w:val="right" w:leader="dot" w:pos="9350"/>
            </w:tabs>
            <w:rPr>
              <w:noProof/>
              <w:kern w:val="2"/>
              <w:lang w:eastAsia="en-US"/>
              <w14:ligatures w14:val="standardContextual"/>
            </w:rPr>
          </w:pPr>
          <w:hyperlink w:anchor="_Toc164111515" w:history="1">
            <w:r w:rsidR="001621D4" w:rsidRPr="000918CC">
              <w:rPr>
                <w:rStyle w:val="Hyperlink"/>
                <w:rFonts w:ascii="Arial" w:eastAsia="Arial" w:hAnsi="Arial" w:cs="Arial"/>
                <w:noProof/>
              </w:rPr>
              <w:t>Objective</w:t>
            </w:r>
            <w:r w:rsidR="001621D4">
              <w:rPr>
                <w:noProof/>
                <w:webHidden/>
              </w:rPr>
              <w:tab/>
            </w:r>
            <w:r w:rsidR="001621D4">
              <w:rPr>
                <w:noProof/>
                <w:webHidden/>
              </w:rPr>
              <w:fldChar w:fldCharType="begin"/>
            </w:r>
            <w:r w:rsidR="001621D4">
              <w:rPr>
                <w:noProof/>
                <w:webHidden/>
              </w:rPr>
              <w:instrText xml:space="preserve"> PAGEREF _Toc164111515 \h </w:instrText>
            </w:r>
            <w:r w:rsidR="001621D4">
              <w:rPr>
                <w:noProof/>
                <w:webHidden/>
              </w:rPr>
            </w:r>
            <w:r w:rsidR="001621D4">
              <w:rPr>
                <w:noProof/>
                <w:webHidden/>
              </w:rPr>
              <w:fldChar w:fldCharType="separate"/>
            </w:r>
            <w:r w:rsidR="001621D4">
              <w:rPr>
                <w:noProof/>
                <w:webHidden/>
              </w:rPr>
              <w:t>3</w:t>
            </w:r>
            <w:r w:rsidR="001621D4">
              <w:rPr>
                <w:noProof/>
                <w:webHidden/>
              </w:rPr>
              <w:fldChar w:fldCharType="end"/>
            </w:r>
          </w:hyperlink>
        </w:p>
        <w:p w14:paraId="6F8EBB84" w14:textId="703FFC2B" w:rsidR="001621D4" w:rsidRDefault="007E5520">
          <w:pPr>
            <w:pStyle w:val="TOC2"/>
            <w:tabs>
              <w:tab w:val="right" w:leader="dot" w:pos="9350"/>
            </w:tabs>
            <w:rPr>
              <w:noProof/>
              <w:kern w:val="2"/>
              <w:lang w:eastAsia="en-US"/>
              <w14:ligatures w14:val="standardContextual"/>
            </w:rPr>
          </w:pPr>
          <w:hyperlink w:anchor="_Toc164111516" w:history="1">
            <w:r w:rsidR="001621D4" w:rsidRPr="000918CC">
              <w:rPr>
                <w:rStyle w:val="Hyperlink"/>
                <w:rFonts w:ascii="Arial" w:eastAsia="Arial" w:hAnsi="Arial" w:cs="Arial"/>
                <w:noProof/>
              </w:rPr>
              <w:t>Requirements</w:t>
            </w:r>
            <w:r w:rsidR="001621D4">
              <w:rPr>
                <w:noProof/>
                <w:webHidden/>
              </w:rPr>
              <w:tab/>
            </w:r>
            <w:r w:rsidR="001621D4">
              <w:rPr>
                <w:noProof/>
                <w:webHidden/>
              </w:rPr>
              <w:fldChar w:fldCharType="begin"/>
            </w:r>
            <w:r w:rsidR="001621D4">
              <w:rPr>
                <w:noProof/>
                <w:webHidden/>
              </w:rPr>
              <w:instrText xml:space="preserve"> PAGEREF _Toc164111516 \h </w:instrText>
            </w:r>
            <w:r w:rsidR="001621D4">
              <w:rPr>
                <w:noProof/>
                <w:webHidden/>
              </w:rPr>
            </w:r>
            <w:r w:rsidR="001621D4">
              <w:rPr>
                <w:noProof/>
                <w:webHidden/>
              </w:rPr>
              <w:fldChar w:fldCharType="separate"/>
            </w:r>
            <w:r w:rsidR="001621D4">
              <w:rPr>
                <w:noProof/>
                <w:webHidden/>
              </w:rPr>
              <w:t>3</w:t>
            </w:r>
            <w:r w:rsidR="001621D4">
              <w:rPr>
                <w:noProof/>
                <w:webHidden/>
              </w:rPr>
              <w:fldChar w:fldCharType="end"/>
            </w:r>
          </w:hyperlink>
        </w:p>
        <w:p w14:paraId="51BCB7FB" w14:textId="0C7AE988" w:rsidR="001621D4" w:rsidRDefault="007E5520">
          <w:pPr>
            <w:pStyle w:val="TOC2"/>
            <w:tabs>
              <w:tab w:val="right" w:leader="dot" w:pos="9350"/>
            </w:tabs>
            <w:rPr>
              <w:noProof/>
              <w:kern w:val="2"/>
              <w:lang w:eastAsia="en-US"/>
              <w14:ligatures w14:val="standardContextual"/>
            </w:rPr>
          </w:pPr>
          <w:hyperlink w:anchor="_Toc164111517" w:history="1">
            <w:r w:rsidR="001621D4" w:rsidRPr="000918CC">
              <w:rPr>
                <w:rStyle w:val="Hyperlink"/>
                <w:rFonts w:ascii="Arial" w:eastAsia="Arial" w:hAnsi="Arial" w:cs="Arial"/>
                <w:noProof/>
              </w:rPr>
              <w:t>Constraints</w:t>
            </w:r>
            <w:r w:rsidR="001621D4">
              <w:rPr>
                <w:noProof/>
                <w:webHidden/>
              </w:rPr>
              <w:tab/>
            </w:r>
            <w:r w:rsidR="001621D4">
              <w:rPr>
                <w:noProof/>
                <w:webHidden/>
              </w:rPr>
              <w:fldChar w:fldCharType="begin"/>
            </w:r>
            <w:r w:rsidR="001621D4">
              <w:rPr>
                <w:noProof/>
                <w:webHidden/>
              </w:rPr>
              <w:instrText xml:space="preserve"> PAGEREF _Toc164111517 \h </w:instrText>
            </w:r>
            <w:r w:rsidR="001621D4">
              <w:rPr>
                <w:noProof/>
                <w:webHidden/>
              </w:rPr>
            </w:r>
            <w:r w:rsidR="001621D4">
              <w:rPr>
                <w:noProof/>
                <w:webHidden/>
              </w:rPr>
              <w:fldChar w:fldCharType="separate"/>
            </w:r>
            <w:r w:rsidR="001621D4">
              <w:rPr>
                <w:noProof/>
                <w:webHidden/>
              </w:rPr>
              <w:t>3</w:t>
            </w:r>
            <w:r w:rsidR="001621D4">
              <w:rPr>
                <w:noProof/>
                <w:webHidden/>
              </w:rPr>
              <w:fldChar w:fldCharType="end"/>
            </w:r>
          </w:hyperlink>
        </w:p>
        <w:p w14:paraId="4FEAE9EE" w14:textId="68ECEBEA" w:rsidR="001621D4" w:rsidRDefault="007E5520">
          <w:pPr>
            <w:pStyle w:val="TOC2"/>
            <w:tabs>
              <w:tab w:val="right" w:leader="dot" w:pos="9350"/>
            </w:tabs>
            <w:rPr>
              <w:noProof/>
              <w:kern w:val="2"/>
              <w:lang w:eastAsia="en-US"/>
              <w14:ligatures w14:val="standardContextual"/>
            </w:rPr>
          </w:pPr>
          <w:hyperlink w:anchor="_Toc164111518" w:history="1">
            <w:r w:rsidR="001621D4" w:rsidRPr="000918CC">
              <w:rPr>
                <w:rStyle w:val="Hyperlink"/>
                <w:rFonts w:ascii="Arial" w:eastAsia="Arial" w:hAnsi="Arial" w:cs="Arial"/>
                <w:noProof/>
              </w:rPr>
              <w:t>Engineering Standards</w:t>
            </w:r>
            <w:r w:rsidR="001621D4">
              <w:rPr>
                <w:noProof/>
                <w:webHidden/>
              </w:rPr>
              <w:tab/>
            </w:r>
            <w:r w:rsidR="001621D4">
              <w:rPr>
                <w:noProof/>
                <w:webHidden/>
              </w:rPr>
              <w:fldChar w:fldCharType="begin"/>
            </w:r>
            <w:r w:rsidR="001621D4">
              <w:rPr>
                <w:noProof/>
                <w:webHidden/>
              </w:rPr>
              <w:instrText xml:space="preserve"> PAGEREF _Toc164111518 \h </w:instrText>
            </w:r>
            <w:r w:rsidR="001621D4">
              <w:rPr>
                <w:noProof/>
                <w:webHidden/>
              </w:rPr>
            </w:r>
            <w:r w:rsidR="001621D4">
              <w:rPr>
                <w:noProof/>
                <w:webHidden/>
              </w:rPr>
              <w:fldChar w:fldCharType="separate"/>
            </w:r>
            <w:r w:rsidR="001621D4">
              <w:rPr>
                <w:noProof/>
                <w:webHidden/>
              </w:rPr>
              <w:t>3</w:t>
            </w:r>
            <w:r w:rsidR="001621D4">
              <w:rPr>
                <w:noProof/>
                <w:webHidden/>
              </w:rPr>
              <w:fldChar w:fldCharType="end"/>
            </w:r>
          </w:hyperlink>
        </w:p>
        <w:p w14:paraId="021D2FD3" w14:textId="4E997D2F" w:rsidR="001621D4" w:rsidRDefault="007E5520">
          <w:pPr>
            <w:pStyle w:val="TOC1"/>
            <w:tabs>
              <w:tab w:val="right" w:leader="dot" w:pos="9350"/>
            </w:tabs>
            <w:rPr>
              <w:noProof/>
              <w:kern w:val="2"/>
              <w:lang w:eastAsia="en-US"/>
              <w14:ligatures w14:val="standardContextual"/>
            </w:rPr>
          </w:pPr>
          <w:hyperlink w:anchor="_Toc164111519" w:history="1">
            <w:r w:rsidR="001621D4" w:rsidRPr="000918CC">
              <w:rPr>
                <w:rStyle w:val="Hyperlink"/>
                <w:rFonts w:ascii="Arial" w:eastAsia="Arial" w:hAnsi="Arial" w:cs="Arial"/>
                <w:noProof/>
              </w:rPr>
              <w:t>Updated Final Detailed Design</w:t>
            </w:r>
            <w:r w:rsidR="001621D4">
              <w:rPr>
                <w:noProof/>
                <w:webHidden/>
              </w:rPr>
              <w:tab/>
            </w:r>
            <w:r w:rsidR="001621D4">
              <w:rPr>
                <w:noProof/>
                <w:webHidden/>
              </w:rPr>
              <w:fldChar w:fldCharType="begin"/>
            </w:r>
            <w:r w:rsidR="001621D4">
              <w:rPr>
                <w:noProof/>
                <w:webHidden/>
              </w:rPr>
              <w:instrText xml:space="preserve"> PAGEREF _Toc164111519 \h </w:instrText>
            </w:r>
            <w:r w:rsidR="001621D4">
              <w:rPr>
                <w:noProof/>
                <w:webHidden/>
              </w:rPr>
            </w:r>
            <w:r w:rsidR="001621D4">
              <w:rPr>
                <w:noProof/>
                <w:webHidden/>
              </w:rPr>
              <w:fldChar w:fldCharType="separate"/>
            </w:r>
            <w:r w:rsidR="001621D4">
              <w:rPr>
                <w:noProof/>
                <w:webHidden/>
              </w:rPr>
              <w:t>4</w:t>
            </w:r>
            <w:r w:rsidR="001621D4">
              <w:rPr>
                <w:noProof/>
                <w:webHidden/>
              </w:rPr>
              <w:fldChar w:fldCharType="end"/>
            </w:r>
          </w:hyperlink>
        </w:p>
        <w:p w14:paraId="34C05565" w14:textId="0C9A8E53" w:rsidR="001621D4" w:rsidRDefault="007E5520">
          <w:pPr>
            <w:pStyle w:val="TOC2"/>
            <w:tabs>
              <w:tab w:val="right" w:leader="dot" w:pos="9350"/>
            </w:tabs>
            <w:rPr>
              <w:noProof/>
              <w:kern w:val="2"/>
              <w:lang w:eastAsia="en-US"/>
              <w14:ligatures w14:val="standardContextual"/>
            </w:rPr>
          </w:pPr>
          <w:hyperlink w:anchor="_Toc164111520" w:history="1">
            <w:r w:rsidR="001621D4" w:rsidRPr="000918CC">
              <w:rPr>
                <w:rStyle w:val="Hyperlink"/>
                <w:rFonts w:ascii="Arial" w:eastAsia="Arial" w:hAnsi="Arial" w:cs="Arial"/>
                <w:noProof/>
              </w:rPr>
              <w:t>Design Documentation</w:t>
            </w:r>
            <w:r w:rsidR="001621D4">
              <w:rPr>
                <w:noProof/>
                <w:webHidden/>
              </w:rPr>
              <w:tab/>
            </w:r>
            <w:r w:rsidR="001621D4">
              <w:rPr>
                <w:noProof/>
                <w:webHidden/>
              </w:rPr>
              <w:fldChar w:fldCharType="begin"/>
            </w:r>
            <w:r w:rsidR="001621D4">
              <w:rPr>
                <w:noProof/>
                <w:webHidden/>
              </w:rPr>
              <w:instrText xml:space="preserve"> PAGEREF _Toc164111520 \h </w:instrText>
            </w:r>
            <w:r w:rsidR="001621D4">
              <w:rPr>
                <w:noProof/>
                <w:webHidden/>
              </w:rPr>
            </w:r>
            <w:r w:rsidR="001621D4">
              <w:rPr>
                <w:noProof/>
                <w:webHidden/>
              </w:rPr>
              <w:fldChar w:fldCharType="separate"/>
            </w:r>
            <w:r w:rsidR="001621D4">
              <w:rPr>
                <w:noProof/>
                <w:webHidden/>
              </w:rPr>
              <w:t>4</w:t>
            </w:r>
            <w:r w:rsidR="001621D4">
              <w:rPr>
                <w:noProof/>
                <w:webHidden/>
              </w:rPr>
              <w:fldChar w:fldCharType="end"/>
            </w:r>
          </w:hyperlink>
        </w:p>
        <w:p w14:paraId="5198CFD2" w14:textId="545FC8B4" w:rsidR="001621D4" w:rsidRDefault="007E5520">
          <w:pPr>
            <w:pStyle w:val="TOC2"/>
            <w:tabs>
              <w:tab w:val="right" w:leader="dot" w:pos="9350"/>
            </w:tabs>
            <w:rPr>
              <w:noProof/>
              <w:kern w:val="2"/>
              <w:lang w:eastAsia="en-US"/>
              <w14:ligatures w14:val="standardContextual"/>
            </w:rPr>
          </w:pPr>
          <w:hyperlink w:anchor="_Toc164111521" w:history="1">
            <w:r w:rsidR="001621D4" w:rsidRPr="000918CC">
              <w:rPr>
                <w:rStyle w:val="Hyperlink"/>
                <w:rFonts w:ascii="Arial" w:eastAsia="Arial" w:hAnsi="Arial" w:cs="Arial"/>
                <w:noProof/>
              </w:rPr>
              <w:t>Specifications</w:t>
            </w:r>
            <w:r w:rsidR="001621D4">
              <w:rPr>
                <w:noProof/>
                <w:webHidden/>
              </w:rPr>
              <w:tab/>
            </w:r>
            <w:r w:rsidR="001621D4">
              <w:rPr>
                <w:noProof/>
                <w:webHidden/>
              </w:rPr>
              <w:fldChar w:fldCharType="begin"/>
            </w:r>
            <w:r w:rsidR="001621D4">
              <w:rPr>
                <w:noProof/>
                <w:webHidden/>
              </w:rPr>
              <w:instrText xml:space="preserve"> PAGEREF _Toc164111521 \h </w:instrText>
            </w:r>
            <w:r w:rsidR="001621D4">
              <w:rPr>
                <w:noProof/>
                <w:webHidden/>
              </w:rPr>
            </w:r>
            <w:r w:rsidR="001621D4">
              <w:rPr>
                <w:noProof/>
                <w:webHidden/>
              </w:rPr>
              <w:fldChar w:fldCharType="separate"/>
            </w:r>
            <w:r w:rsidR="001621D4">
              <w:rPr>
                <w:noProof/>
                <w:webHidden/>
              </w:rPr>
              <w:t>6</w:t>
            </w:r>
            <w:r w:rsidR="001621D4">
              <w:rPr>
                <w:noProof/>
                <w:webHidden/>
              </w:rPr>
              <w:fldChar w:fldCharType="end"/>
            </w:r>
          </w:hyperlink>
        </w:p>
        <w:p w14:paraId="6E698ABF" w14:textId="6980A56B" w:rsidR="001621D4" w:rsidRDefault="007E5520">
          <w:pPr>
            <w:pStyle w:val="TOC2"/>
            <w:tabs>
              <w:tab w:val="right" w:leader="dot" w:pos="9350"/>
            </w:tabs>
            <w:rPr>
              <w:noProof/>
              <w:kern w:val="2"/>
              <w:lang w:eastAsia="en-US"/>
              <w14:ligatures w14:val="standardContextual"/>
            </w:rPr>
          </w:pPr>
          <w:hyperlink w:anchor="_Toc164111522" w:history="1">
            <w:r w:rsidR="001621D4" w:rsidRPr="000918CC">
              <w:rPr>
                <w:rStyle w:val="Hyperlink"/>
                <w:rFonts w:ascii="Arial" w:eastAsia="Arial" w:hAnsi="Arial" w:cs="Arial"/>
                <w:noProof/>
              </w:rPr>
              <w:t>Test Cases</w:t>
            </w:r>
            <w:r w:rsidR="001621D4">
              <w:rPr>
                <w:noProof/>
                <w:webHidden/>
              </w:rPr>
              <w:tab/>
            </w:r>
            <w:r w:rsidR="001621D4">
              <w:rPr>
                <w:noProof/>
                <w:webHidden/>
              </w:rPr>
              <w:fldChar w:fldCharType="begin"/>
            </w:r>
            <w:r w:rsidR="001621D4">
              <w:rPr>
                <w:noProof/>
                <w:webHidden/>
              </w:rPr>
              <w:instrText xml:space="preserve"> PAGEREF _Toc164111522 \h </w:instrText>
            </w:r>
            <w:r w:rsidR="001621D4">
              <w:rPr>
                <w:noProof/>
                <w:webHidden/>
              </w:rPr>
            </w:r>
            <w:r w:rsidR="001621D4">
              <w:rPr>
                <w:noProof/>
                <w:webHidden/>
              </w:rPr>
              <w:fldChar w:fldCharType="separate"/>
            </w:r>
            <w:r w:rsidR="001621D4">
              <w:rPr>
                <w:noProof/>
                <w:webHidden/>
              </w:rPr>
              <w:t>7</w:t>
            </w:r>
            <w:r w:rsidR="001621D4">
              <w:rPr>
                <w:noProof/>
                <w:webHidden/>
              </w:rPr>
              <w:fldChar w:fldCharType="end"/>
            </w:r>
          </w:hyperlink>
        </w:p>
        <w:p w14:paraId="61FCAAF5" w14:textId="608B4FB6" w:rsidR="001621D4" w:rsidRDefault="007E5520">
          <w:pPr>
            <w:pStyle w:val="TOC1"/>
            <w:tabs>
              <w:tab w:val="right" w:leader="dot" w:pos="9350"/>
            </w:tabs>
            <w:rPr>
              <w:noProof/>
              <w:kern w:val="2"/>
              <w:lang w:eastAsia="en-US"/>
              <w14:ligatures w14:val="standardContextual"/>
            </w:rPr>
          </w:pPr>
          <w:hyperlink w:anchor="_Toc164111523" w:history="1">
            <w:r w:rsidR="001621D4" w:rsidRPr="000918CC">
              <w:rPr>
                <w:rStyle w:val="Hyperlink"/>
                <w:rFonts w:ascii="Arial" w:eastAsia="Arial" w:hAnsi="Arial" w:cs="Arial"/>
                <w:noProof/>
              </w:rPr>
              <w:t>Build &amp; Test</w:t>
            </w:r>
            <w:r w:rsidR="001621D4">
              <w:rPr>
                <w:noProof/>
                <w:webHidden/>
              </w:rPr>
              <w:tab/>
            </w:r>
            <w:r w:rsidR="001621D4">
              <w:rPr>
                <w:noProof/>
                <w:webHidden/>
              </w:rPr>
              <w:fldChar w:fldCharType="begin"/>
            </w:r>
            <w:r w:rsidR="001621D4">
              <w:rPr>
                <w:noProof/>
                <w:webHidden/>
              </w:rPr>
              <w:instrText xml:space="preserve"> PAGEREF _Toc164111523 \h </w:instrText>
            </w:r>
            <w:r w:rsidR="001621D4">
              <w:rPr>
                <w:noProof/>
                <w:webHidden/>
              </w:rPr>
            </w:r>
            <w:r w:rsidR="001621D4">
              <w:rPr>
                <w:noProof/>
                <w:webHidden/>
              </w:rPr>
              <w:fldChar w:fldCharType="separate"/>
            </w:r>
            <w:r w:rsidR="001621D4">
              <w:rPr>
                <w:noProof/>
                <w:webHidden/>
              </w:rPr>
              <w:t>8</w:t>
            </w:r>
            <w:r w:rsidR="001621D4">
              <w:rPr>
                <w:noProof/>
                <w:webHidden/>
              </w:rPr>
              <w:fldChar w:fldCharType="end"/>
            </w:r>
          </w:hyperlink>
        </w:p>
        <w:p w14:paraId="353776A9" w14:textId="1A77A9CF" w:rsidR="001621D4" w:rsidRDefault="007E5520">
          <w:pPr>
            <w:pStyle w:val="TOC2"/>
            <w:tabs>
              <w:tab w:val="right" w:leader="dot" w:pos="9350"/>
            </w:tabs>
            <w:rPr>
              <w:noProof/>
              <w:kern w:val="2"/>
              <w:lang w:eastAsia="en-US"/>
              <w14:ligatures w14:val="standardContextual"/>
            </w:rPr>
          </w:pPr>
          <w:hyperlink w:anchor="_Toc164111524" w:history="1">
            <w:r w:rsidR="001621D4" w:rsidRPr="000918CC">
              <w:rPr>
                <w:rStyle w:val="Hyperlink"/>
                <w:noProof/>
              </w:rPr>
              <w:t>Project status/results</w:t>
            </w:r>
            <w:r w:rsidR="001621D4">
              <w:rPr>
                <w:noProof/>
                <w:webHidden/>
              </w:rPr>
              <w:tab/>
            </w:r>
            <w:r w:rsidR="001621D4">
              <w:rPr>
                <w:noProof/>
                <w:webHidden/>
              </w:rPr>
              <w:fldChar w:fldCharType="begin"/>
            </w:r>
            <w:r w:rsidR="001621D4">
              <w:rPr>
                <w:noProof/>
                <w:webHidden/>
              </w:rPr>
              <w:instrText xml:space="preserve"> PAGEREF _Toc164111524 \h </w:instrText>
            </w:r>
            <w:r w:rsidR="001621D4">
              <w:rPr>
                <w:noProof/>
                <w:webHidden/>
              </w:rPr>
            </w:r>
            <w:r w:rsidR="001621D4">
              <w:rPr>
                <w:noProof/>
                <w:webHidden/>
              </w:rPr>
              <w:fldChar w:fldCharType="separate"/>
            </w:r>
            <w:r w:rsidR="001621D4">
              <w:rPr>
                <w:noProof/>
                <w:webHidden/>
              </w:rPr>
              <w:t>8</w:t>
            </w:r>
            <w:r w:rsidR="001621D4">
              <w:rPr>
                <w:noProof/>
                <w:webHidden/>
              </w:rPr>
              <w:fldChar w:fldCharType="end"/>
            </w:r>
          </w:hyperlink>
        </w:p>
        <w:p w14:paraId="2BCFFC53" w14:textId="6404AD8B" w:rsidR="001621D4" w:rsidRDefault="007E5520">
          <w:pPr>
            <w:pStyle w:val="TOC2"/>
            <w:tabs>
              <w:tab w:val="right" w:leader="dot" w:pos="9350"/>
            </w:tabs>
            <w:rPr>
              <w:noProof/>
              <w:kern w:val="2"/>
              <w:lang w:eastAsia="en-US"/>
              <w14:ligatures w14:val="standardContextual"/>
            </w:rPr>
          </w:pPr>
          <w:hyperlink w:anchor="_Toc164111525" w:history="1">
            <w:r w:rsidR="001621D4" w:rsidRPr="000918CC">
              <w:rPr>
                <w:rStyle w:val="Hyperlink"/>
                <w:rFonts w:ascii="Arial" w:eastAsia="Arial" w:hAnsi="Arial" w:cs="Arial"/>
                <w:noProof/>
              </w:rPr>
              <w:t>Test results and analysis</w:t>
            </w:r>
            <w:r w:rsidR="001621D4">
              <w:rPr>
                <w:noProof/>
                <w:webHidden/>
              </w:rPr>
              <w:tab/>
            </w:r>
            <w:r w:rsidR="001621D4">
              <w:rPr>
                <w:noProof/>
                <w:webHidden/>
              </w:rPr>
              <w:fldChar w:fldCharType="begin"/>
            </w:r>
            <w:r w:rsidR="001621D4">
              <w:rPr>
                <w:noProof/>
                <w:webHidden/>
              </w:rPr>
              <w:instrText xml:space="preserve"> PAGEREF _Toc164111525 \h </w:instrText>
            </w:r>
            <w:r w:rsidR="001621D4">
              <w:rPr>
                <w:noProof/>
                <w:webHidden/>
              </w:rPr>
            </w:r>
            <w:r w:rsidR="001621D4">
              <w:rPr>
                <w:noProof/>
                <w:webHidden/>
              </w:rPr>
              <w:fldChar w:fldCharType="separate"/>
            </w:r>
            <w:r w:rsidR="001621D4">
              <w:rPr>
                <w:noProof/>
                <w:webHidden/>
              </w:rPr>
              <w:t>9</w:t>
            </w:r>
            <w:r w:rsidR="001621D4">
              <w:rPr>
                <w:noProof/>
                <w:webHidden/>
              </w:rPr>
              <w:fldChar w:fldCharType="end"/>
            </w:r>
          </w:hyperlink>
        </w:p>
        <w:p w14:paraId="650FC834" w14:textId="378AF606" w:rsidR="001621D4" w:rsidRDefault="007E5520">
          <w:pPr>
            <w:pStyle w:val="TOC2"/>
            <w:tabs>
              <w:tab w:val="right" w:leader="dot" w:pos="9350"/>
            </w:tabs>
            <w:rPr>
              <w:noProof/>
              <w:kern w:val="2"/>
              <w:lang w:eastAsia="en-US"/>
              <w14:ligatures w14:val="standardContextual"/>
            </w:rPr>
          </w:pPr>
          <w:hyperlink w:anchor="_Toc164111526" w:history="1">
            <w:r w:rsidR="001621D4" w:rsidRPr="000918CC">
              <w:rPr>
                <w:rStyle w:val="Hyperlink"/>
                <w:rFonts w:ascii="Arial" w:eastAsia="Arial" w:hAnsi="Arial" w:cs="Arial"/>
                <w:noProof/>
              </w:rPr>
              <w:t>Key accomplishments</w:t>
            </w:r>
            <w:r w:rsidR="001621D4">
              <w:rPr>
                <w:noProof/>
                <w:webHidden/>
              </w:rPr>
              <w:tab/>
            </w:r>
            <w:r w:rsidR="001621D4">
              <w:rPr>
                <w:noProof/>
                <w:webHidden/>
              </w:rPr>
              <w:fldChar w:fldCharType="begin"/>
            </w:r>
            <w:r w:rsidR="001621D4">
              <w:rPr>
                <w:noProof/>
                <w:webHidden/>
              </w:rPr>
              <w:instrText xml:space="preserve"> PAGEREF _Toc164111526 \h </w:instrText>
            </w:r>
            <w:r w:rsidR="001621D4">
              <w:rPr>
                <w:noProof/>
                <w:webHidden/>
              </w:rPr>
            </w:r>
            <w:r w:rsidR="001621D4">
              <w:rPr>
                <w:noProof/>
                <w:webHidden/>
              </w:rPr>
              <w:fldChar w:fldCharType="separate"/>
            </w:r>
            <w:r w:rsidR="001621D4">
              <w:rPr>
                <w:noProof/>
                <w:webHidden/>
              </w:rPr>
              <w:t>10</w:t>
            </w:r>
            <w:r w:rsidR="001621D4">
              <w:rPr>
                <w:noProof/>
                <w:webHidden/>
              </w:rPr>
              <w:fldChar w:fldCharType="end"/>
            </w:r>
          </w:hyperlink>
        </w:p>
        <w:p w14:paraId="29805ABE" w14:textId="5BD0DDCB" w:rsidR="001621D4" w:rsidRDefault="007E5520">
          <w:pPr>
            <w:pStyle w:val="TOC1"/>
            <w:tabs>
              <w:tab w:val="right" w:leader="dot" w:pos="9350"/>
            </w:tabs>
            <w:rPr>
              <w:noProof/>
              <w:kern w:val="2"/>
              <w:lang w:eastAsia="en-US"/>
              <w14:ligatures w14:val="standardContextual"/>
            </w:rPr>
          </w:pPr>
          <w:hyperlink w:anchor="_Toc164111527" w:history="1">
            <w:r w:rsidR="001621D4" w:rsidRPr="000918CC">
              <w:rPr>
                <w:rStyle w:val="Hyperlink"/>
                <w:rFonts w:ascii="Arial" w:eastAsia="Arial" w:hAnsi="Arial" w:cs="Arial"/>
                <w:noProof/>
              </w:rPr>
              <w:t>Delivery</w:t>
            </w:r>
            <w:r w:rsidR="001621D4">
              <w:rPr>
                <w:noProof/>
                <w:webHidden/>
              </w:rPr>
              <w:tab/>
            </w:r>
            <w:r w:rsidR="001621D4">
              <w:rPr>
                <w:noProof/>
                <w:webHidden/>
              </w:rPr>
              <w:fldChar w:fldCharType="begin"/>
            </w:r>
            <w:r w:rsidR="001621D4">
              <w:rPr>
                <w:noProof/>
                <w:webHidden/>
              </w:rPr>
              <w:instrText xml:space="preserve"> PAGEREF _Toc164111527 \h </w:instrText>
            </w:r>
            <w:r w:rsidR="001621D4">
              <w:rPr>
                <w:noProof/>
                <w:webHidden/>
              </w:rPr>
            </w:r>
            <w:r w:rsidR="001621D4">
              <w:rPr>
                <w:noProof/>
                <w:webHidden/>
              </w:rPr>
              <w:fldChar w:fldCharType="separate"/>
            </w:r>
            <w:r w:rsidR="001621D4">
              <w:rPr>
                <w:noProof/>
                <w:webHidden/>
              </w:rPr>
              <w:t>11</w:t>
            </w:r>
            <w:r w:rsidR="001621D4">
              <w:rPr>
                <w:noProof/>
                <w:webHidden/>
              </w:rPr>
              <w:fldChar w:fldCharType="end"/>
            </w:r>
          </w:hyperlink>
        </w:p>
        <w:p w14:paraId="3C25FB6C" w14:textId="39D0F7AF" w:rsidR="001621D4" w:rsidRDefault="007E5520">
          <w:pPr>
            <w:pStyle w:val="TOC2"/>
            <w:tabs>
              <w:tab w:val="right" w:leader="dot" w:pos="9350"/>
            </w:tabs>
            <w:rPr>
              <w:noProof/>
              <w:kern w:val="2"/>
              <w:lang w:eastAsia="en-US"/>
              <w14:ligatures w14:val="standardContextual"/>
            </w:rPr>
          </w:pPr>
          <w:hyperlink w:anchor="_Toc164111528" w:history="1">
            <w:r w:rsidR="001621D4" w:rsidRPr="000918CC">
              <w:rPr>
                <w:rStyle w:val="Hyperlink"/>
                <w:rFonts w:ascii="Arial" w:eastAsia="Arial" w:hAnsi="Arial" w:cs="Arial"/>
                <w:noProof/>
              </w:rPr>
              <w:t>Project Performance</w:t>
            </w:r>
            <w:r w:rsidR="001621D4">
              <w:rPr>
                <w:noProof/>
                <w:webHidden/>
              </w:rPr>
              <w:tab/>
            </w:r>
            <w:r w:rsidR="001621D4">
              <w:rPr>
                <w:noProof/>
                <w:webHidden/>
              </w:rPr>
              <w:fldChar w:fldCharType="begin"/>
            </w:r>
            <w:r w:rsidR="001621D4">
              <w:rPr>
                <w:noProof/>
                <w:webHidden/>
              </w:rPr>
              <w:instrText xml:space="preserve"> PAGEREF _Toc164111528 \h </w:instrText>
            </w:r>
            <w:r w:rsidR="001621D4">
              <w:rPr>
                <w:noProof/>
                <w:webHidden/>
              </w:rPr>
            </w:r>
            <w:r w:rsidR="001621D4">
              <w:rPr>
                <w:noProof/>
                <w:webHidden/>
              </w:rPr>
              <w:fldChar w:fldCharType="separate"/>
            </w:r>
            <w:r w:rsidR="001621D4">
              <w:rPr>
                <w:noProof/>
                <w:webHidden/>
              </w:rPr>
              <w:t>11</w:t>
            </w:r>
            <w:r w:rsidR="001621D4">
              <w:rPr>
                <w:noProof/>
                <w:webHidden/>
              </w:rPr>
              <w:fldChar w:fldCharType="end"/>
            </w:r>
          </w:hyperlink>
        </w:p>
        <w:p w14:paraId="182B3441" w14:textId="703547A6" w:rsidR="001621D4" w:rsidRDefault="007E5520">
          <w:pPr>
            <w:pStyle w:val="TOC2"/>
            <w:tabs>
              <w:tab w:val="right" w:leader="dot" w:pos="9350"/>
            </w:tabs>
            <w:rPr>
              <w:noProof/>
              <w:kern w:val="2"/>
              <w:lang w:eastAsia="en-US"/>
              <w14:ligatures w14:val="standardContextual"/>
            </w:rPr>
          </w:pPr>
          <w:hyperlink w:anchor="_Toc164111529" w:history="1">
            <w:r w:rsidR="001621D4" w:rsidRPr="000918CC">
              <w:rPr>
                <w:rStyle w:val="Hyperlink"/>
                <w:rFonts w:ascii="Arial" w:eastAsia="Arial" w:hAnsi="Arial" w:cs="Arial"/>
                <w:noProof/>
              </w:rPr>
              <w:t>Customer Satisfaction</w:t>
            </w:r>
            <w:r w:rsidR="001621D4">
              <w:rPr>
                <w:noProof/>
                <w:webHidden/>
              </w:rPr>
              <w:tab/>
            </w:r>
            <w:r w:rsidR="001621D4">
              <w:rPr>
                <w:noProof/>
                <w:webHidden/>
              </w:rPr>
              <w:fldChar w:fldCharType="begin"/>
            </w:r>
            <w:r w:rsidR="001621D4">
              <w:rPr>
                <w:noProof/>
                <w:webHidden/>
              </w:rPr>
              <w:instrText xml:space="preserve"> PAGEREF _Toc164111529 \h </w:instrText>
            </w:r>
            <w:r w:rsidR="001621D4">
              <w:rPr>
                <w:noProof/>
                <w:webHidden/>
              </w:rPr>
            </w:r>
            <w:r w:rsidR="001621D4">
              <w:rPr>
                <w:noProof/>
                <w:webHidden/>
              </w:rPr>
              <w:fldChar w:fldCharType="separate"/>
            </w:r>
            <w:r w:rsidR="001621D4">
              <w:rPr>
                <w:noProof/>
                <w:webHidden/>
              </w:rPr>
              <w:t>11</w:t>
            </w:r>
            <w:r w:rsidR="001621D4">
              <w:rPr>
                <w:noProof/>
                <w:webHidden/>
              </w:rPr>
              <w:fldChar w:fldCharType="end"/>
            </w:r>
          </w:hyperlink>
        </w:p>
        <w:p w14:paraId="4C80692B" w14:textId="3F83307D" w:rsidR="001621D4" w:rsidRDefault="007E5520">
          <w:pPr>
            <w:pStyle w:val="TOC2"/>
            <w:tabs>
              <w:tab w:val="right" w:leader="dot" w:pos="9350"/>
            </w:tabs>
            <w:rPr>
              <w:noProof/>
              <w:kern w:val="2"/>
              <w:lang w:eastAsia="en-US"/>
              <w14:ligatures w14:val="standardContextual"/>
            </w:rPr>
          </w:pPr>
          <w:hyperlink w:anchor="_Toc164111530" w:history="1">
            <w:r w:rsidR="001621D4" w:rsidRPr="000918CC">
              <w:rPr>
                <w:rStyle w:val="Hyperlink"/>
                <w:rFonts w:ascii="Arial" w:eastAsia="Arial" w:hAnsi="Arial" w:cs="Arial"/>
                <w:noProof/>
              </w:rPr>
              <w:t>Deliverable Status</w:t>
            </w:r>
            <w:r w:rsidR="001621D4">
              <w:rPr>
                <w:noProof/>
                <w:webHidden/>
              </w:rPr>
              <w:tab/>
            </w:r>
            <w:r w:rsidR="001621D4">
              <w:rPr>
                <w:noProof/>
                <w:webHidden/>
              </w:rPr>
              <w:fldChar w:fldCharType="begin"/>
            </w:r>
            <w:r w:rsidR="001621D4">
              <w:rPr>
                <w:noProof/>
                <w:webHidden/>
              </w:rPr>
              <w:instrText xml:space="preserve"> PAGEREF _Toc164111530 \h </w:instrText>
            </w:r>
            <w:r w:rsidR="001621D4">
              <w:rPr>
                <w:noProof/>
                <w:webHidden/>
              </w:rPr>
            </w:r>
            <w:r w:rsidR="001621D4">
              <w:rPr>
                <w:noProof/>
                <w:webHidden/>
              </w:rPr>
              <w:fldChar w:fldCharType="separate"/>
            </w:r>
            <w:r w:rsidR="001621D4">
              <w:rPr>
                <w:noProof/>
                <w:webHidden/>
              </w:rPr>
              <w:t>11</w:t>
            </w:r>
            <w:r w:rsidR="001621D4">
              <w:rPr>
                <w:noProof/>
                <w:webHidden/>
              </w:rPr>
              <w:fldChar w:fldCharType="end"/>
            </w:r>
          </w:hyperlink>
        </w:p>
        <w:p w14:paraId="754F825D" w14:textId="3B20A650" w:rsidR="001621D4" w:rsidRDefault="007E5520">
          <w:pPr>
            <w:pStyle w:val="TOC2"/>
            <w:tabs>
              <w:tab w:val="right" w:leader="dot" w:pos="9350"/>
            </w:tabs>
            <w:rPr>
              <w:noProof/>
              <w:kern w:val="2"/>
              <w:lang w:eastAsia="en-US"/>
              <w14:ligatures w14:val="standardContextual"/>
            </w:rPr>
          </w:pPr>
          <w:hyperlink w:anchor="_Toc164111531" w:history="1">
            <w:r w:rsidR="001621D4" w:rsidRPr="000918CC">
              <w:rPr>
                <w:rStyle w:val="Hyperlink"/>
                <w:rFonts w:ascii="Arial" w:eastAsia="Arial" w:hAnsi="Arial" w:cs="Arial"/>
                <w:noProof/>
              </w:rPr>
              <w:t>Challenges / Issues</w:t>
            </w:r>
            <w:r w:rsidR="001621D4">
              <w:rPr>
                <w:noProof/>
                <w:webHidden/>
              </w:rPr>
              <w:tab/>
            </w:r>
            <w:r w:rsidR="001621D4">
              <w:rPr>
                <w:noProof/>
                <w:webHidden/>
              </w:rPr>
              <w:fldChar w:fldCharType="begin"/>
            </w:r>
            <w:r w:rsidR="001621D4">
              <w:rPr>
                <w:noProof/>
                <w:webHidden/>
              </w:rPr>
              <w:instrText xml:space="preserve"> PAGEREF _Toc164111531 \h </w:instrText>
            </w:r>
            <w:r w:rsidR="001621D4">
              <w:rPr>
                <w:noProof/>
                <w:webHidden/>
              </w:rPr>
            </w:r>
            <w:r w:rsidR="001621D4">
              <w:rPr>
                <w:noProof/>
                <w:webHidden/>
              </w:rPr>
              <w:fldChar w:fldCharType="separate"/>
            </w:r>
            <w:r w:rsidR="001621D4">
              <w:rPr>
                <w:noProof/>
                <w:webHidden/>
              </w:rPr>
              <w:t>11</w:t>
            </w:r>
            <w:r w:rsidR="001621D4">
              <w:rPr>
                <w:noProof/>
                <w:webHidden/>
              </w:rPr>
              <w:fldChar w:fldCharType="end"/>
            </w:r>
          </w:hyperlink>
        </w:p>
        <w:p w14:paraId="064931A2" w14:textId="6F869733" w:rsidR="001621D4" w:rsidRDefault="007E5520">
          <w:pPr>
            <w:pStyle w:val="TOC2"/>
            <w:tabs>
              <w:tab w:val="right" w:leader="dot" w:pos="9350"/>
            </w:tabs>
            <w:rPr>
              <w:noProof/>
              <w:kern w:val="2"/>
              <w:lang w:eastAsia="en-US"/>
              <w14:ligatures w14:val="standardContextual"/>
            </w:rPr>
          </w:pPr>
          <w:hyperlink w:anchor="_Toc164111532" w:history="1">
            <w:r w:rsidR="001621D4" w:rsidRPr="000918CC">
              <w:rPr>
                <w:rStyle w:val="Hyperlink"/>
                <w:rFonts w:ascii="Arial" w:eastAsia="Arial" w:hAnsi="Arial" w:cs="Arial"/>
                <w:noProof/>
              </w:rPr>
              <w:t>Schedule and Cost</w:t>
            </w:r>
            <w:r w:rsidR="001621D4">
              <w:rPr>
                <w:noProof/>
                <w:webHidden/>
              </w:rPr>
              <w:tab/>
            </w:r>
            <w:r w:rsidR="001621D4">
              <w:rPr>
                <w:noProof/>
                <w:webHidden/>
              </w:rPr>
              <w:fldChar w:fldCharType="begin"/>
            </w:r>
            <w:r w:rsidR="001621D4">
              <w:rPr>
                <w:noProof/>
                <w:webHidden/>
              </w:rPr>
              <w:instrText xml:space="preserve"> PAGEREF _Toc164111532 \h </w:instrText>
            </w:r>
            <w:r w:rsidR="001621D4">
              <w:rPr>
                <w:noProof/>
                <w:webHidden/>
              </w:rPr>
            </w:r>
            <w:r w:rsidR="001621D4">
              <w:rPr>
                <w:noProof/>
                <w:webHidden/>
              </w:rPr>
              <w:fldChar w:fldCharType="separate"/>
            </w:r>
            <w:r w:rsidR="001621D4">
              <w:rPr>
                <w:noProof/>
                <w:webHidden/>
              </w:rPr>
              <w:t>13</w:t>
            </w:r>
            <w:r w:rsidR="001621D4">
              <w:rPr>
                <w:noProof/>
                <w:webHidden/>
              </w:rPr>
              <w:fldChar w:fldCharType="end"/>
            </w:r>
          </w:hyperlink>
        </w:p>
        <w:p w14:paraId="4101D377" w14:textId="5B691A01" w:rsidR="001621D4" w:rsidRDefault="007E5520">
          <w:pPr>
            <w:pStyle w:val="TOC2"/>
            <w:tabs>
              <w:tab w:val="right" w:leader="dot" w:pos="9350"/>
            </w:tabs>
            <w:rPr>
              <w:noProof/>
              <w:kern w:val="2"/>
              <w:lang w:eastAsia="en-US"/>
              <w14:ligatures w14:val="standardContextual"/>
            </w:rPr>
          </w:pPr>
          <w:hyperlink w:anchor="_Toc164111533" w:history="1">
            <w:r w:rsidR="001621D4" w:rsidRPr="000918CC">
              <w:rPr>
                <w:rStyle w:val="Hyperlink"/>
                <w:rFonts w:ascii="Arial" w:eastAsia="Arial" w:hAnsi="Arial" w:cs="Arial"/>
                <w:noProof/>
              </w:rPr>
              <w:t>Lessons Learned</w:t>
            </w:r>
            <w:r w:rsidR="001621D4">
              <w:rPr>
                <w:noProof/>
                <w:webHidden/>
              </w:rPr>
              <w:tab/>
            </w:r>
            <w:r w:rsidR="001621D4">
              <w:rPr>
                <w:noProof/>
                <w:webHidden/>
              </w:rPr>
              <w:fldChar w:fldCharType="begin"/>
            </w:r>
            <w:r w:rsidR="001621D4">
              <w:rPr>
                <w:noProof/>
                <w:webHidden/>
              </w:rPr>
              <w:instrText xml:space="preserve"> PAGEREF _Toc164111533 \h </w:instrText>
            </w:r>
            <w:r w:rsidR="001621D4">
              <w:rPr>
                <w:noProof/>
                <w:webHidden/>
              </w:rPr>
            </w:r>
            <w:r w:rsidR="001621D4">
              <w:rPr>
                <w:noProof/>
                <w:webHidden/>
              </w:rPr>
              <w:fldChar w:fldCharType="separate"/>
            </w:r>
            <w:r w:rsidR="001621D4">
              <w:rPr>
                <w:noProof/>
                <w:webHidden/>
              </w:rPr>
              <w:t>14</w:t>
            </w:r>
            <w:r w:rsidR="001621D4">
              <w:rPr>
                <w:noProof/>
                <w:webHidden/>
              </w:rPr>
              <w:fldChar w:fldCharType="end"/>
            </w:r>
          </w:hyperlink>
        </w:p>
        <w:p w14:paraId="7E1A5E3C" w14:textId="341A4A3C" w:rsidR="001621D4" w:rsidRDefault="007E5520">
          <w:pPr>
            <w:pStyle w:val="TOC1"/>
            <w:tabs>
              <w:tab w:val="right" w:leader="dot" w:pos="9350"/>
            </w:tabs>
            <w:rPr>
              <w:noProof/>
              <w:kern w:val="2"/>
              <w:lang w:eastAsia="en-US"/>
              <w14:ligatures w14:val="standardContextual"/>
            </w:rPr>
          </w:pPr>
          <w:hyperlink w:anchor="_Toc164111534" w:history="1">
            <w:r w:rsidR="001621D4" w:rsidRPr="000918CC">
              <w:rPr>
                <w:rStyle w:val="Hyperlink"/>
                <w:rFonts w:ascii="Arial" w:eastAsia="Arial" w:hAnsi="Arial" w:cs="Arial"/>
                <w:noProof/>
              </w:rPr>
              <w:t>References</w:t>
            </w:r>
            <w:r w:rsidR="001621D4">
              <w:rPr>
                <w:noProof/>
                <w:webHidden/>
              </w:rPr>
              <w:tab/>
            </w:r>
            <w:r w:rsidR="001621D4">
              <w:rPr>
                <w:noProof/>
                <w:webHidden/>
              </w:rPr>
              <w:fldChar w:fldCharType="begin"/>
            </w:r>
            <w:r w:rsidR="001621D4">
              <w:rPr>
                <w:noProof/>
                <w:webHidden/>
              </w:rPr>
              <w:instrText xml:space="preserve"> PAGEREF _Toc164111534 \h </w:instrText>
            </w:r>
            <w:r w:rsidR="001621D4">
              <w:rPr>
                <w:noProof/>
                <w:webHidden/>
              </w:rPr>
            </w:r>
            <w:r w:rsidR="001621D4">
              <w:rPr>
                <w:noProof/>
                <w:webHidden/>
              </w:rPr>
              <w:fldChar w:fldCharType="separate"/>
            </w:r>
            <w:r w:rsidR="001621D4">
              <w:rPr>
                <w:noProof/>
                <w:webHidden/>
              </w:rPr>
              <w:t>16</w:t>
            </w:r>
            <w:r w:rsidR="001621D4">
              <w:rPr>
                <w:noProof/>
                <w:webHidden/>
              </w:rPr>
              <w:fldChar w:fldCharType="end"/>
            </w:r>
          </w:hyperlink>
        </w:p>
        <w:p w14:paraId="549E141D" w14:textId="443FF08B" w:rsidR="001621D4" w:rsidRDefault="007E5520">
          <w:pPr>
            <w:pStyle w:val="TOC1"/>
            <w:tabs>
              <w:tab w:val="right" w:leader="dot" w:pos="9350"/>
            </w:tabs>
            <w:rPr>
              <w:noProof/>
              <w:kern w:val="2"/>
              <w:lang w:eastAsia="en-US"/>
              <w14:ligatures w14:val="standardContextual"/>
            </w:rPr>
          </w:pPr>
          <w:hyperlink w:anchor="_Toc164111535" w:history="1">
            <w:r w:rsidR="001621D4" w:rsidRPr="000918CC">
              <w:rPr>
                <w:rStyle w:val="Hyperlink"/>
                <w:rFonts w:ascii="Arial" w:eastAsia="Arial" w:hAnsi="Arial" w:cs="Arial"/>
                <w:noProof/>
              </w:rPr>
              <w:t>Appendix A: Verification Test Plan</w:t>
            </w:r>
            <w:r w:rsidR="001621D4">
              <w:rPr>
                <w:noProof/>
                <w:webHidden/>
              </w:rPr>
              <w:tab/>
            </w:r>
            <w:r w:rsidR="001621D4">
              <w:rPr>
                <w:noProof/>
                <w:webHidden/>
              </w:rPr>
              <w:fldChar w:fldCharType="begin"/>
            </w:r>
            <w:r w:rsidR="001621D4">
              <w:rPr>
                <w:noProof/>
                <w:webHidden/>
              </w:rPr>
              <w:instrText xml:space="preserve"> PAGEREF _Toc164111535 \h </w:instrText>
            </w:r>
            <w:r w:rsidR="001621D4">
              <w:rPr>
                <w:noProof/>
                <w:webHidden/>
              </w:rPr>
            </w:r>
            <w:r w:rsidR="001621D4">
              <w:rPr>
                <w:noProof/>
                <w:webHidden/>
              </w:rPr>
              <w:fldChar w:fldCharType="separate"/>
            </w:r>
            <w:r w:rsidR="001621D4">
              <w:rPr>
                <w:noProof/>
                <w:webHidden/>
              </w:rPr>
              <w:t>17</w:t>
            </w:r>
            <w:r w:rsidR="001621D4">
              <w:rPr>
                <w:noProof/>
                <w:webHidden/>
              </w:rPr>
              <w:fldChar w:fldCharType="end"/>
            </w:r>
          </w:hyperlink>
        </w:p>
        <w:p w14:paraId="4AD585DA" w14:textId="4F76812A" w:rsidR="19DCDB90" w:rsidRDefault="19DCDB90" w:rsidP="19DCDB90">
          <w:pPr>
            <w:pStyle w:val="TOC1"/>
            <w:tabs>
              <w:tab w:val="right" w:leader="dot" w:pos="9360"/>
            </w:tabs>
            <w:rPr>
              <w:rStyle w:val="Hyperlink"/>
              <w:rFonts w:ascii="Arial" w:eastAsia="Arial" w:hAnsi="Arial" w:cs="Arial"/>
            </w:rPr>
          </w:pPr>
          <w:r>
            <w:fldChar w:fldCharType="end"/>
          </w:r>
        </w:p>
      </w:sdtContent>
    </w:sdt>
    <w:p w14:paraId="388408BC" w14:textId="13D7B2F0" w:rsidR="00460E8A" w:rsidRDefault="00460E8A">
      <w:pPr>
        <w:rPr>
          <w:rFonts w:ascii="Arial" w:eastAsia="Arial" w:hAnsi="Arial" w:cs="Arial"/>
        </w:rPr>
      </w:pPr>
    </w:p>
    <w:p w14:paraId="0C89063B" w14:textId="77777777" w:rsidR="00E1704A" w:rsidRDefault="00E1704A">
      <w:pPr>
        <w:rPr>
          <w:rFonts w:ascii="Arial" w:eastAsia="Arial" w:hAnsi="Arial" w:cs="Arial"/>
        </w:rPr>
      </w:pPr>
      <w:r w:rsidRPr="1B3E8A2F">
        <w:rPr>
          <w:rFonts w:ascii="Arial" w:eastAsia="Arial" w:hAnsi="Arial" w:cs="Arial"/>
        </w:rPr>
        <w:br w:type="page"/>
      </w:r>
    </w:p>
    <w:p w14:paraId="7B09605B" w14:textId="1667FE00" w:rsidR="00B47845" w:rsidRDefault="00C25FF1" w:rsidP="003448B2">
      <w:pPr>
        <w:pStyle w:val="Heading1"/>
        <w:rPr>
          <w:rFonts w:ascii="Arial" w:eastAsia="Arial" w:hAnsi="Arial" w:cs="Arial"/>
        </w:rPr>
      </w:pPr>
      <w:bookmarkStart w:id="0" w:name="_Toc164111514"/>
      <w:r w:rsidRPr="1B3E8A2F">
        <w:rPr>
          <w:rFonts w:ascii="Arial" w:eastAsia="Arial" w:hAnsi="Arial" w:cs="Arial"/>
        </w:rPr>
        <w:t>Problem Analysis</w:t>
      </w:r>
      <w:bookmarkEnd w:id="0"/>
    </w:p>
    <w:p w14:paraId="5A6E002D" w14:textId="38D51A3E" w:rsidR="007041BC" w:rsidRDefault="00477115" w:rsidP="0039754C">
      <w:pPr>
        <w:pStyle w:val="Heading2"/>
        <w:rPr>
          <w:rFonts w:ascii="Arial" w:eastAsia="Arial" w:hAnsi="Arial" w:cs="Arial"/>
        </w:rPr>
      </w:pPr>
      <w:bookmarkStart w:id="1" w:name="_Toc164111515"/>
      <w:r w:rsidRPr="1B3E8A2F">
        <w:rPr>
          <w:rFonts w:ascii="Arial" w:eastAsia="Arial" w:hAnsi="Arial" w:cs="Arial"/>
        </w:rPr>
        <w:t>Objective</w:t>
      </w:r>
      <w:bookmarkEnd w:id="1"/>
    </w:p>
    <w:p w14:paraId="608F1029" w14:textId="32916461" w:rsidR="7E5E3D18" w:rsidRDefault="7E5E3D18" w:rsidP="1B3E8A2F">
      <w:pPr>
        <w:widowControl w:val="0"/>
        <w:pBdr>
          <w:top w:val="nil"/>
          <w:left w:val="nil"/>
          <w:bottom w:val="nil"/>
          <w:right w:val="nil"/>
          <w:between w:val="nil"/>
        </w:pBdr>
        <w:spacing w:line="240" w:lineRule="auto"/>
        <w:ind w:firstLine="720"/>
        <w:rPr>
          <w:rFonts w:ascii="Arial" w:eastAsia="Arial" w:hAnsi="Arial" w:cs="Arial"/>
          <w:color w:val="000000" w:themeColor="text1"/>
          <w:sz w:val="22"/>
          <w:szCs w:val="22"/>
        </w:rPr>
      </w:pPr>
      <w:r w:rsidRPr="19DCDB90">
        <w:rPr>
          <w:rFonts w:ascii="Arial" w:eastAsia="Arial" w:hAnsi="Arial" w:cs="Arial"/>
          <w:color w:val="000000" w:themeColor="text1"/>
          <w:sz w:val="22"/>
          <w:szCs w:val="22"/>
        </w:rPr>
        <w:t>The project's original goal was to explore Software Defined Radio (SDR) technologies and techniques paired with Synthetic Aperture Radar (SAR) technologies techniques and methods. The end result is a system that can accurately measure the speed of a moving/stationary object up to 2 m/s, as well as differentiate an object from the background with an unambiguous range of 10m and with at most a 3m resolution.</w:t>
      </w:r>
      <w:r w:rsidR="7E9312B2" w:rsidRPr="19DCDB90">
        <w:rPr>
          <w:rFonts w:ascii="Arial" w:eastAsia="Arial" w:hAnsi="Arial" w:cs="Arial"/>
          <w:color w:val="000000" w:themeColor="text1"/>
          <w:sz w:val="22"/>
          <w:szCs w:val="22"/>
        </w:rPr>
        <w:t xml:space="preserve"> This was to be accomplished with the Zynq UltraScale+ RFSoC DFE ZCU670 Evaluation Kit</w:t>
      </w:r>
      <w:r w:rsidR="67C68DFB" w:rsidRPr="19DCDB90">
        <w:rPr>
          <w:rFonts w:ascii="Arial" w:eastAsia="Arial" w:hAnsi="Arial" w:cs="Arial"/>
          <w:color w:val="000000" w:themeColor="text1"/>
          <w:sz w:val="22"/>
          <w:szCs w:val="22"/>
        </w:rPr>
        <w:t xml:space="preserve">. </w:t>
      </w:r>
    </w:p>
    <w:p w14:paraId="2DAD5C41" w14:textId="69A31625" w:rsidR="0C89E0CC" w:rsidRDefault="0C89E0CC" w:rsidP="00497E98">
      <w:pPr>
        <w:spacing w:line="276" w:lineRule="auto"/>
        <w:ind w:firstLine="720"/>
        <w:rPr>
          <w:rFonts w:ascii="Arial" w:eastAsia="Arial" w:hAnsi="Arial" w:cs="Arial"/>
          <w:sz w:val="22"/>
          <w:szCs w:val="22"/>
        </w:rPr>
      </w:pPr>
      <w:r w:rsidRPr="19DCDB90">
        <w:rPr>
          <w:rFonts w:ascii="Arial" w:eastAsia="Arial" w:hAnsi="Arial" w:cs="Arial"/>
          <w:color w:val="000000" w:themeColor="text1"/>
          <w:sz w:val="22"/>
          <w:szCs w:val="22"/>
        </w:rPr>
        <w:t>Instead of mechanical movement being used to create SAR images, a sweep of the area of interest is performed with a linear antenna array. The array is connected to the RFSo</w:t>
      </w:r>
      <w:r w:rsidR="00A9431A">
        <w:rPr>
          <w:rFonts w:ascii="Arial" w:eastAsia="Arial" w:hAnsi="Arial" w:cs="Arial"/>
          <w:color w:val="000000" w:themeColor="text1"/>
          <w:sz w:val="22"/>
          <w:szCs w:val="22"/>
        </w:rPr>
        <w:t>C</w:t>
      </w:r>
      <w:r w:rsidRPr="19DCDB90">
        <w:rPr>
          <w:rFonts w:ascii="Arial" w:eastAsia="Arial" w:hAnsi="Arial" w:cs="Arial"/>
          <w:color w:val="000000" w:themeColor="text1"/>
          <w:sz w:val="22"/>
          <w:szCs w:val="22"/>
        </w:rPr>
        <w:t xml:space="preserve"> via its breakout board included in the Evaluation Kit. SARDINE runs the calculations on the RFS</w:t>
      </w:r>
      <w:r w:rsidR="001203B9">
        <w:rPr>
          <w:rFonts w:ascii="Arial" w:eastAsia="Arial" w:hAnsi="Arial" w:cs="Arial"/>
          <w:color w:val="000000" w:themeColor="text1"/>
          <w:sz w:val="22"/>
          <w:szCs w:val="22"/>
        </w:rPr>
        <w:t>o</w:t>
      </w:r>
      <w:r w:rsidRPr="19DCDB90">
        <w:rPr>
          <w:rFonts w:ascii="Arial" w:eastAsia="Arial" w:hAnsi="Arial" w:cs="Arial"/>
          <w:color w:val="000000" w:themeColor="text1"/>
          <w:sz w:val="22"/>
          <w:szCs w:val="22"/>
        </w:rPr>
        <w:t>C in near real time to both transmit (TX) using beamforming and receive (RX). The resulting data output w</w:t>
      </w:r>
      <w:r w:rsidR="73AB0930" w:rsidRPr="19DCDB90">
        <w:rPr>
          <w:rFonts w:ascii="Arial" w:eastAsia="Arial" w:hAnsi="Arial" w:cs="Arial"/>
          <w:color w:val="000000" w:themeColor="text1"/>
          <w:sz w:val="22"/>
          <w:szCs w:val="22"/>
        </w:rPr>
        <w:t xml:space="preserve">as to </w:t>
      </w:r>
      <w:r w:rsidRPr="19DCDB90">
        <w:rPr>
          <w:rFonts w:ascii="Arial" w:eastAsia="Arial" w:hAnsi="Arial" w:cs="Arial"/>
          <w:color w:val="000000" w:themeColor="text1"/>
          <w:sz w:val="22"/>
          <w:szCs w:val="22"/>
        </w:rPr>
        <w:t xml:space="preserve">be a heatmap displayed on a computer. </w:t>
      </w:r>
      <w:r w:rsidRPr="19DCDB90">
        <w:rPr>
          <w:rFonts w:ascii="Arial" w:eastAsia="Arial" w:hAnsi="Arial" w:cs="Arial"/>
          <w:sz w:val="22"/>
          <w:szCs w:val="22"/>
        </w:rPr>
        <w:t xml:space="preserve"> </w:t>
      </w:r>
    </w:p>
    <w:p w14:paraId="61D097A5" w14:textId="54B4BB3A" w:rsidR="00F72E9E" w:rsidRDefault="00F72E9E" w:rsidP="19DCDB90">
      <w:pPr>
        <w:widowControl w:val="0"/>
        <w:pBdr>
          <w:top w:val="nil"/>
          <w:left w:val="nil"/>
          <w:bottom w:val="nil"/>
          <w:right w:val="nil"/>
          <w:between w:val="nil"/>
        </w:pBdr>
        <w:spacing w:line="240" w:lineRule="auto"/>
        <w:rPr>
          <w:rFonts w:ascii="Arial" w:eastAsia="Arial" w:hAnsi="Arial" w:cs="Arial"/>
          <w:color w:val="000000" w:themeColor="text1"/>
          <w:sz w:val="22"/>
          <w:szCs w:val="22"/>
        </w:rPr>
      </w:pPr>
    </w:p>
    <w:p w14:paraId="14B962B1" w14:textId="1584273B" w:rsidR="00477115" w:rsidRDefault="00C76585" w:rsidP="0039754C">
      <w:pPr>
        <w:pStyle w:val="Heading2"/>
        <w:rPr>
          <w:rFonts w:ascii="Arial" w:eastAsia="Arial" w:hAnsi="Arial" w:cs="Arial"/>
        </w:rPr>
      </w:pPr>
      <w:bookmarkStart w:id="2" w:name="_Toc164111516"/>
      <w:r w:rsidRPr="1B3E8A2F">
        <w:rPr>
          <w:rFonts w:ascii="Arial" w:eastAsia="Arial" w:hAnsi="Arial" w:cs="Arial"/>
        </w:rPr>
        <w:t>Requirements</w:t>
      </w:r>
      <w:bookmarkEnd w:id="2"/>
    </w:p>
    <w:p w14:paraId="75C875C1" w14:textId="18ADACC8" w:rsidR="37601500" w:rsidRDefault="37601500" w:rsidP="19DCDB90">
      <w:pPr>
        <w:rPr>
          <w:rFonts w:ascii="Arial" w:eastAsia="Arial" w:hAnsi="Arial" w:cs="Arial"/>
        </w:rPr>
      </w:pPr>
      <w:r w:rsidRPr="1B3E8A2F">
        <w:rPr>
          <w:rFonts w:ascii="Arial" w:eastAsia="Arial" w:hAnsi="Arial" w:cs="Arial"/>
        </w:rPr>
        <w:t>The requirements were as follows:</w:t>
      </w:r>
    </w:p>
    <w:p w14:paraId="0D314D6F" w14:textId="57563B4A" w:rsidR="37601500" w:rsidRDefault="37601500" w:rsidP="19DCDB90">
      <w:pPr>
        <w:pStyle w:val="ListParagraph"/>
        <w:numPr>
          <w:ilvl w:val="0"/>
          <w:numId w:val="5"/>
        </w:numPr>
        <w:rPr>
          <w:rFonts w:ascii="Arial" w:eastAsia="Arial" w:hAnsi="Arial" w:cs="Arial"/>
          <w:color w:val="000000" w:themeColor="text1"/>
          <w:sz w:val="22"/>
          <w:szCs w:val="22"/>
        </w:rPr>
      </w:pPr>
      <w:r w:rsidRPr="1B3E8A2F">
        <w:rPr>
          <w:rFonts w:ascii="Arial" w:eastAsia="Arial" w:hAnsi="Arial" w:cs="Arial"/>
        </w:rPr>
        <w:t xml:space="preserve">Use the </w:t>
      </w:r>
      <w:r w:rsidRPr="19DCDB90">
        <w:rPr>
          <w:rFonts w:ascii="Arial" w:eastAsia="Arial" w:hAnsi="Arial" w:cs="Arial"/>
          <w:color w:val="000000" w:themeColor="text1"/>
          <w:sz w:val="22"/>
          <w:szCs w:val="22"/>
        </w:rPr>
        <w:t>Zynq UltraScale+ RFSoC DFE ZCU670.</w:t>
      </w:r>
    </w:p>
    <w:p w14:paraId="128AABD2" w14:textId="2E3A2146" w:rsidR="37601500" w:rsidRDefault="37601500" w:rsidP="19DCDB90">
      <w:pPr>
        <w:pStyle w:val="ListParagraph"/>
        <w:numPr>
          <w:ilvl w:val="0"/>
          <w:numId w:val="5"/>
        </w:numPr>
        <w:rPr>
          <w:rFonts w:ascii="Arial" w:eastAsia="Arial" w:hAnsi="Arial" w:cs="Arial"/>
          <w:color w:val="000000" w:themeColor="text1"/>
          <w:sz w:val="22"/>
          <w:szCs w:val="22"/>
        </w:rPr>
      </w:pPr>
      <w:r w:rsidRPr="19DCDB90">
        <w:rPr>
          <w:rFonts w:ascii="Arial" w:eastAsia="Arial" w:hAnsi="Arial" w:cs="Arial"/>
          <w:color w:val="000000" w:themeColor="text1"/>
          <w:sz w:val="22"/>
          <w:szCs w:val="22"/>
        </w:rPr>
        <w:t>Attempt to implement a system that utilizes Synthetic Aperture Radar.</w:t>
      </w:r>
    </w:p>
    <w:p w14:paraId="61CC9495" w14:textId="0BEDFD0C" w:rsidR="2EA87511" w:rsidRDefault="2EA87511" w:rsidP="19DCDB90">
      <w:pPr>
        <w:pStyle w:val="ListParagraph"/>
        <w:numPr>
          <w:ilvl w:val="0"/>
          <w:numId w:val="5"/>
        </w:numPr>
        <w:rPr>
          <w:rFonts w:ascii="Arial" w:eastAsia="Arial" w:hAnsi="Arial" w:cs="Arial"/>
          <w:color w:val="000000" w:themeColor="text1"/>
          <w:sz w:val="22"/>
          <w:szCs w:val="22"/>
        </w:rPr>
      </w:pPr>
      <w:r w:rsidRPr="19DCDB90">
        <w:rPr>
          <w:rFonts w:ascii="Arial" w:eastAsia="Arial" w:hAnsi="Arial" w:cs="Arial"/>
          <w:color w:val="000000" w:themeColor="text1"/>
          <w:sz w:val="22"/>
          <w:szCs w:val="22"/>
        </w:rPr>
        <w:t xml:space="preserve">Develop a radar system to be implemented on the </w:t>
      </w:r>
      <w:r w:rsidR="00FA2DD2" w:rsidRPr="19DCDB90">
        <w:rPr>
          <w:rFonts w:ascii="Arial" w:eastAsia="Arial" w:hAnsi="Arial" w:cs="Arial"/>
          <w:color w:val="000000" w:themeColor="text1"/>
          <w:sz w:val="22"/>
          <w:szCs w:val="22"/>
        </w:rPr>
        <w:t>RFS</w:t>
      </w:r>
      <w:r w:rsidR="00FA2DD2">
        <w:rPr>
          <w:rFonts w:ascii="Arial" w:eastAsia="Arial" w:hAnsi="Arial" w:cs="Arial"/>
          <w:color w:val="000000" w:themeColor="text1"/>
          <w:sz w:val="22"/>
          <w:szCs w:val="22"/>
        </w:rPr>
        <w:t>o</w:t>
      </w:r>
      <w:r w:rsidR="00FA2DD2" w:rsidRPr="19DCDB90">
        <w:rPr>
          <w:rFonts w:ascii="Arial" w:eastAsia="Arial" w:hAnsi="Arial" w:cs="Arial"/>
          <w:color w:val="000000" w:themeColor="text1"/>
          <w:sz w:val="22"/>
          <w:szCs w:val="22"/>
        </w:rPr>
        <w:t>C.</w:t>
      </w:r>
    </w:p>
    <w:p w14:paraId="17B0B7D1" w14:textId="77777777" w:rsidR="00F72E9E" w:rsidRPr="00F72E9E" w:rsidRDefault="00F72E9E" w:rsidP="00F72E9E">
      <w:pPr>
        <w:rPr>
          <w:rFonts w:ascii="Arial" w:eastAsia="Arial" w:hAnsi="Arial" w:cs="Arial"/>
        </w:rPr>
      </w:pPr>
    </w:p>
    <w:p w14:paraId="46B4AC0C" w14:textId="7EEFB5EA" w:rsidR="00F72E9E" w:rsidRPr="00F72E9E" w:rsidRDefault="4923E4D3" w:rsidP="19DCDB90">
      <w:pPr>
        <w:pStyle w:val="Heading2"/>
        <w:rPr>
          <w:rFonts w:ascii="Arial" w:eastAsia="Arial" w:hAnsi="Arial" w:cs="Arial"/>
        </w:rPr>
      </w:pPr>
      <w:bookmarkStart w:id="3" w:name="_Toc164111517"/>
      <w:r w:rsidRPr="1B3E8A2F">
        <w:rPr>
          <w:rFonts w:ascii="Arial" w:eastAsia="Arial" w:hAnsi="Arial" w:cs="Arial"/>
        </w:rPr>
        <w:t>Constraints</w:t>
      </w:r>
      <w:bookmarkEnd w:id="3"/>
      <w:r w:rsidRPr="1B3E8A2F">
        <w:rPr>
          <w:rFonts w:ascii="Arial" w:eastAsia="Arial" w:hAnsi="Arial" w:cs="Arial"/>
        </w:rPr>
        <w:t xml:space="preserve"> </w:t>
      </w:r>
    </w:p>
    <w:p w14:paraId="201C99C7" w14:textId="00833887" w:rsidR="00F72E9E" w:rsidRDefault="4923E4D3" w:rsidP="1B3E8A2F">
      <w:pPr>
        <w:ind w:firstLine="720"/>
        <w:rPr>
          <w:rFonts w:ascii="Arial" w:eastAsia="Arial" w:hAnsi="Arial" w:cs="Arial"/>
        </w:rPr>
      </w:pPr>
      <w:r w:rsidRPr="1B3E8A2F">
        <w:rPr>
          <w:rFonts w:ascii="Arial" w:eastAsia="Arial" w:hAnsi="Arial" w:cs="Arial"/>
        </w:rPr>
        <w:t>The biggest constraint of the project was the RFSoC that had to be used. The Zynq UltraScale+ RFSoC DFE ZCU670</w:t>
      </w:r>
      <w:r w:rsidR="2F1A9F88" w:rsidRPr="1B3E8A2F">
        <w:rPr>
          <w:rFonts w:ascii="Arial" w:eastAsia="Arial" w:hAnsi="Arial" w:cs="Arial"/>
        </w:rPr>
        <w:t xml:space="preserve"> is a beta board, meaning that support for the board on software applications either </w:t>
      </w:r>
      <w:r w:rsidR="0718B563" w:rsidRPr="1B3E8A2F">
        <w:rPr>
          <w:rFonts w:ascii="Arial" w:eastAsia="Arial" w:hAnsi="Arial" w:cs="Arial"/>
        </w:rPr>
        <w:t>doesn’t</w:t>
      </w:r>
      <w:r w:rsidR="2F1A9F88" w:rsidRPr="1B3E8A2F">
        <w:rPr>
          <w:rFonts w:ascii="Arial" w:eastAsia="Arial" w:hAnsi="Arial" w:cs="Arial"/>
        </w:rPr>
        <w:t xml:space="preserve"> exist or </w:t>
      </w:r>
      <w:r w:rsidR="4FB02CD3" w:rsidRPr="1B3E8A2F">
        <w:rPr>
          <w:rFonts w:ascii="Arial" w:eastAsia="Arial" w:hAnsi="Arial" w:cs="Arial"/>
        </w:rPr>
        <w:t>is</w:t>
      </w:r>
      <w:r w:rsidR="2F1A9F88" w:rsidRPr="1B3E8A2F">
        <w:rPr>
          <w:rFonts w:ascii="Arial" w:eastAsia="Arial" w:hAnsi="Arial" w:cs="Arial"/>
        </w:rPr>
        <w:t xml:space="preserve"> not available to the </w:t>
      </w:r>
      <w:r w:rsidR="771FB0B1" w:rsidRPr="1B3E8A2F">
        <w:rPr>
          <w:rFonts w:ascii="Arial" w:eastAsia="Arial" w:hAnsi="Arial" w:cs="Arial"/>
        </w:rPr>
        <w:t>public</w:t>
      </w:r>
      <w:r w:rsidR="2F1A9F88" w:rsidRPr="1B3E8A2F">
        <w:rPr>
          <w:rFonts w:ascii="Arial" w:eastAsia="Arial" w:hAnsi="Arial" w:cs="Arial"/>
        </w:rPr>
        <w:t xml:space="preserve">. </w:t>
      </w:r>
      <w:r w:rsidR="18AC9D79" w:rsidRPr="1B3E8A2F">
        <w:rPr>
          <w:rFonts w:ascii="Arial" w:eastAsia="Arial" w:hAnsi="Arial" w:cs="Arial"/>
        </w:rPr>
        <w:t xml:space="preserve">This was far and away the largest obstacle in the development of the project. </w:t>
      </w:r>
      <w:r w:rsidR="0952F882" w:rsidRPr="1B3E8A2F">
        <w:rPr>
          <w:rFonts w:ascii="Arial" w:eastAsia="Arial" w:hAnsi="Arial" w:cs="Arial"/>
        </w:rPr>
        <w:t>The radar system itself had to be designed in a software environment such as Vivado or MATLAB/SIMULINK</w:t>
      </w:r>
      <w:r w:rsidR="65CDC757" w:rsidRPr="1B3E8A2F">
        <w:rPr>
          <w:rFonts w:ascii="Arial" w:eastAsia="Arial" w:hAnsi="Arial" w:cs="Arial"/>
        </w:rPr>
        <w:t xml:space="preserve">, but unfortunately </w:t>
      </w:r>
      <w:r w:rsidR="201CF95E" w:rsidRPr="1B3E8A2F">
        <w:rPr>
          <w:rFonts w:ascii="Arial" w:eastAsia="Arial" w:hAnsi="Arial" w:cs="Arial"/>
        </w:rPr>
        <w:t>both</w:t>
      </w:r>
      <w:r w:rsidR="288F649A" w:rsidRPr="1B3E8A2F">
        <w:rPr>
          <w:rFonts w:ascii="Arial" w:eastAsia="Arial" w:hAnsi="Arial" w:cs="Arial"/>
        </w:rPr>
        <w:t xml:space="preserve"> software programs lacked any support for</w:t>
      </w:r>
      <w:r w:rsidR="6EF7136E" w:rsidRPr="1B3E8A2F">
        <w:rPr>
          <w:rFonts w:ascii="Arial" w:eastAsia="Arial" w:hAnsi="Arial" w:cs="Arial"/>
        </w:rPr>
        <w:t xml:space="preserve"> </w:t>
      </w:r>
      <w:r w:rsidR="14AA1A0C" w:rsidRPr="1B3E8A2F">
        <w:rPr>
          <w:rFonts w:ascii="Arial" w:eastAsia="Arial" w:hAnsi="Arial" w:cs="Arial"/>
        </w:rPr>
        <w:t>the board</w:t>
      </w:r>
      <w:r w:rsidR="0E175E4A" w:rsidRPr="1B3E8A2F">
        <w:rPr>
          <w:rFonts w:ascii="Arial" w:eastAsia="Arial" w:hAnsi="Arial" w:cs="Arial"/>
        </w:rPr>
        <w:t xml:space="preserve"> making it almost impossible to </w:t>
      </w:r>
      <w:r w:rsidR="2B8E3464" w:rsidRPr="1B3E8A2F">
        <w:rPr>
          <w:rFonts w:ascii="Arial" w:eastAsia="Arial" w:hAnsi="Arial" w:cs="Arial"/>
        </w:rPr>
        <w:t>efficiently</w:t>
      </w:r>
      <w:r w:rsidR="0E175E4A" w:rsidRPr="1B3E8A2F">
        <w:rPr>
          <w:rFonts w:ascii="Arial" w:eastAsia="Arial" w:hAnsi="Arial" w:cs="Arial"/>
        </w:rPr>
        <w:t xml:space="preserve"> implement the designed software onto the FPGA. </w:t>
      </w:r>
    </w:p>
    <w:p w14:paraId="5B46D2F0" w14:textId="77777777" w:rsidR="00DA2095" w:rsidRPr="00F72E9E" w:rsidRDefault="00DA2095" w:rsidP="00D554F6">
      <w:pPr>
        <w:ind w:firstLine="720"/>
        <w:rPr>
          <w:rFonts w:ascii="Arial" w:eastAsia="Arial" w:hAnsi="Arial" w:cs="Arial"/>
        </w:rPr>
      </w:pPr>
    </w:p>
    <w:p w14:paraId="54786BE3" w14:textId="36C7DCAA" w:rsidR="00C76585" w:rsidRPr="007041BC" w:rsidRDefault="0039754C" w:rsidP="0039754C">
      <w:pPr>
        <w:pStyle w:val="Heading2"/>
        <w:rPr>
          <w:rFonts w:ascii="Arial" w:eastAsia="Arial" w:hAnsi="Arial" w:cs="Arial"/>
        </w:rPr>
      </w:pPr>
      <w:bookmarkStart w:id="4" w:name="_Toc164111518"/>
      <w:r w:rsidRPr="1B3E8A2F">
        <w:rPr>
          <w:rFonts w:ascii="Arial" w:eastAsia="Arial" w:hAnsi="Arial" w:cs="Arial"/>
        </w:rPr>
        <w:t>Engineering Standards</w:t>
      </w:r>
      <w:bookmarkEnd w:id="4"/>
    </w:p>
    <w:p w14:paraId="192C3ADB" w14:textId="1048EE5F" w:rsidR="00C25FF1" w:rsidRDefault="33813003" w:rsidP="00767C5C">
      <w:pPr>
        <w:ind w:firstLine="720"/>
        <w:rPr>
          <w:rFonts w:ascii="Arial" w:eastAsia="Arial" w:hAnsi="Arial" w:cs="Arial"/>
        </w:rPr>
      </w:pPr>
      <w:r w:rsidRPr="1B3E8A2F">
        <w:rPr>
          <w:rFonts w:ascii="Arial" w:eastAsia="Arial" w:hAnsi="Arial" w:cs="Arial"/>
        </w:rPr>
        <w:t xml:space="preserve">Throughout the entire design process, detailed notes were taken </w:t>
      </w:r>
      <w:r w:rsidR="149283BD" w:rsidRPr="1B3E8A2F">
        <w:rPr>
          <w:rFonts w:ascii="Arial" w:eastAsia="Arial" w:hAnsi="Arial" w:cs="Arial"/>
        </w:rPr>
        <w:t xml:space="preserve">on the decisions and designs. All software information (including test runs and development code) was stored on a team </w:t>
      </w:r>
      <w:r w:rsidR="00742590" w:rsidRPr="1B3E8A2F">
        <w:rPr>
          <w:rFonts w:ascii="Arial" w:eastAsia="Arial" w:hAnsi="Arial" w:cs="Arial"/>
        </w:rPr>
        <w:t>GitHub</w:t>
      </w:r>
      <w:r w:rsidR="149283BD" w:rsidRPr="1B3E8A2F">
        <w:rPr>
          <w:rFonts w:ascii="Arial" w:eastAsia="Arial" w:hAnsi="Arial" w:cs="Arial"/>
        </w:rPr>
        <w:t xml:space="preserve"> that was regularly updated. </w:t>
      </w:r>
      <w:r w:rsidR="37E5313C" w:rsidRPr="1B3E8A2F">
        <w:rPr>
          <w:rFonts w:ascii="Arial" w:eastAsia="Arial" w:hAnsi="Arial" w:cs="Arial"/>
        </w:rPr>
        <w:t xml:space="preserve">Of course, when working with radio federal regulations on frequency usage must be considered. The Radar working frequencies were confined to the ISM (Industrial, Scientific, </w:t>
      </w:r>
      <w:r w:rsidR="2928769A" w:rsidRPr="1B3E8A2F">
        <w:rPr>
          <w:rFonts w:ascii="Arial" w:eastAsia="Arial" w:hAnsi="Arial" w:cs="Arial"/>
        </w:rPr>
        <w:t xml:space="preserve">Medical) bands. </w:t>
      </w:r>
      <w:r w:rsidR="6CDEE8F6" w:rsidRPr="1B3E8A2F">
        <w:rPr>
          <w:rFonts w:ascii="Arial" w:eastAsia="Arial" w:hAnsi="Arial" w:cs="Arial"/>
        </w:rPr>
        <w:t>ISM (Industrial, Scientific, and Medical) bands refer</w:t>
      </w:r>
      <w:r w:rsidR="2928769A" w:rsidRPr="1B3E8A2F">
        <w:rPr>
          <w:rFonts w:ascii="Arial" w:eastAsia="Arial" w:hAnsi="Arial" w:cs="Arial"/>
        </w:rPr>
        <w:t xml:space="preserve"> </w:t>
      </w:r>
      <w:r w:rsidR="692AA226" w:rsidRPr="1B3E8A2F">
        <w:rPr>
          <w:rFonts w:ascii="Arial" w:eastAsia="Arial" w:hAnsi="Arial" w:cs="Arial"/>
        </w:rPr>
        <w:t xml:space="preserve">to </w:t>
      </w:r>
      <w:r w:rsidR="6CDEE8F6" w:rsidRPr="1B3E8A2F">
        <w:rPr>
          <w:rFonts w:ascii="Arial" w:eastAsia="Arial" w:hAnsi="Arial" w:cs="Arial"/>
        </w:rPr>
        <w:t>radio frequency bands reserved internationally for unlicensed use, primarily for industrial, scientific, and medical purposes.</w:t>
      </w:r>
      <w:r w:rsidR="692AA226" w:rsidRPr="20D8A8F8">
        <w:rPr>
          <w:rFonts w:ascii="Arial" w:eastAsia="Arial" w:hAnsi="Arial" w:cs="Arial"/>
        </w:rPr>
        <w:t>is</w:t>
      </w:r>
      <w:r w:rsidR="692AA226" w:rsidRPr="1B3E8A2F">
        <w:rPr>
          <w:rFonts w:ascii="Arial" w:eastAsia="Arial" w:hAnsi="Arial" w:cs="Arial"/>
        </w:rPr>
        <w:t xml:space="preserve"> also a </w:t>
      </w:r>
      <w:r w:rsidR="31AF9585" w:rsidRPr="1B3E8A2F">
        <w:rPr>
          <w:rFonts w:ascii="Arial" w:eastAsia="Arial" w:hAnsi="Arial" w:cs="Arial"/>
        </w:rPr>
        <w:t xml:space="preserve">maximum power requirement for non-registered devices, but the project operated far below this power threshold. </w:t>
      </w:r>
    </w:p>
    <w:p w14:paraId="0836BCCF" w14:textId="287316A5" w:rsidR="00C25FF1" w:rsidRDefault="10452654" w:rsidP="004A6ED1">
      <w:pPr>
        <w:pStyle w:val="Heading1"/>
        <w:rPr>
          <w:rFonts w:ascii="Arial" w:eastAsia="Arial" w:hAnsi="Arial" w:cs="Arial"/>
        </w:rPr>
      </w:pPr>
      <w:bookmarkStart w:id="5" w:name="_Toc164111519"/>
      <w:r w:rsidRPr="1B3E8A2F">
        <w:rPr>
          <w:rFonts w:ascii="Arial" w:eastAsia="Arial" w:hAnsi="Arial" w:cs="Arial"/>
        </w:rPr>
        <w:t xml:space="preserve">Updated Final </w:t>
      </w:r>
      <w:r w:rsidR="00C25FF1" w:rsidRPr="1B3E8A2F">
        <w:rPr>
          <w:rFonts w:ascii="Arial" w:eastAsia="Arial" w:hAnsi="Arial" w:cs="Arial"/>
        </w:rPr>
        <w:t>Detailed Design</w:t>
      </w:r>
      <w:bookmarkEnd w:id="5"/>
    </w:p>
    <w:p w14:paraId="39A31F60" w14:textId="05D9643E" w:rsidR="00EA1A62" w:rsidRDefault="00A41DEE" w:rsidP="007041BC">
      <w:pPr>
        <w:pStyle w:val="Heading2"/>
        <w:rPr>
          <w:rFonts w:ascii="Arial" w:eastAsia="Arial" w:hAnsi="Arial" w:cs="Arial"/>
        </w:rPr>
      </w:pPr>
      <w:bookmarkStart w:id="6" w:name="_Toc164111520"/>
      <w:r w:rsidRPr="1B3E8A2F">
        <w:rPr>
          <w:rFonts w:ascii="Arial" w:eastAsia="Arial" w:hAnsi="Arial" w:cs="Arial"/>
        </w:rPr>
        <w:t>Design Documentation</w:t>
      </w:r>
      <w:bookmarkEnd w:id="6"/>
    </w:p>
    <w:p w14:paraId="62B1E35C" w14:textId="77777777" w:rsidR="005E1F2C" w:rsidRPr="005E1F2C" w:rsidRDefault="005E1F2C" w:rsidP="005E1F2C">
      <w:pPr>
        <w:spacing w:after="0" w:line="240" w:lineRule="auto"/>
        <w:textAlignment w:val="baseline"/>
        <w:rPr>
          <w:rFonts w:ascii="Arial" w:eastAsia="Arial" w:hAnsi="Arial" w:cs="Arial"/>
          <w:sz w:val="18"/>
          <w:szCs w:val="18"/>
          <w:lang w:eastAsia="en-US"/>
        </w:rPr>
      </w:pPr>
      <w:r w:rsidRPr="1B3E8A2F">
        <w:rPr>
          <w:rFonts w:ascii="Arial" w:eastAsia="Arial" w:hAnsi="Arial" w:cs="Arial"/>
          <w:sz w:val="28"/>
          <w:szCs w:val="28"/>
          <w:u w:val="single"/>
          <w:lang w:val="en" w:eastAsia="en-US"/>
        </w:rPr>
        <w:t>Interfaces:</w:t>
      </w:r>
      <w:r w:rsidRPr="1B3E8A2F">
        <w:rPr>
          <w:rFonts w:ascii="Arial" w:eastAsia="Arial" w:hAnsi="Arial" w:cs="Arial"/>
          <w:sz w:val="22"/>
          <w:szCs w:val="22"/>
          <w:lang w:val="en" w:eastAsia="en-US"/>
        </w:rPr>
        <w:t> </w:t>
      </w:r>
      <w:r w:rsidRPr="1B3E8A2F">
        <w:rPr>
          <w:rFonts w:ascii="Arial" w:eastAsia="Arial" w:hAnsi="Arial" w:cs="Arial"/>
          <w:sz w:val="22"/>
          <w:szCs w:val="22"/>
          <w:lang w:eastAsia="en-US"/>
        </w:rPr>
        <w:t> </w:t>
      </w:r>
    </w:p>
    <w:p w14:paraId="5D6C25A6" w14:textId="77777777" w:rsidR="005E1F2C" w:rsidRPr="005E1F2C" w:rsidRDefault="005E1F2C" w:rsidP="005E1F2C">
      <w:pPr>
        <w:spacing w:after="0" w:line="240" w:lineRule="auto"/>
        <w:textAlignment w:val="baseline"/>
        <w:rPr>
          <w:rFonts w:ascii="Arial" w:eastAsia="Arial" w:hAnsi="Arial" w:cs="Arial"/>
          <w:sz w:val="18"/>
          <w:szCs w:val="18"/>
          <w:lang w:eastAsia="en-US"/>
        </w:rPr>
      </w:pPr>
      <w:r w:rsidRPr="1B3E8A2F">
        <w:rPr>
          <w:rFonts w:ascii="Arial" w:eastAsia="Arial" w:hAnsi="Arial" w:cs="Arial"/>
          <w:sz w:val="22"/>
          <w:szCs w:val="22"/>
          <w:lang w:eastAsia="en-US"/>
        </w:rPr>
        <w:t> </w:t>
      </w:r>
    </w:p>
    <w:p w14:paraId="18ED3A5B" w14:textId="77777777" w:rsidR="005E1F2C" w:rsidRPr="005E1F2C" w:rsidRDefault="005E1F2C" w:rsidP="005E1F2C">
      <w:pPr>
        <w:numPr>
          <w:ilvl w:val="0"/>
          <w:numId w:val="3"/>
        </w:numPr>
        <w:spacing w:after="0" w:line="240" w:lineRule="auto"/>
        <w:ind w:left="1080" w:firstLine="0"/>
        <w:textAlignment w:val="baseline"/>
        <w:rPr>
          <w:rFonts w:ascii="Arial" w:eastAsia="Arial" w:hAnsi="Arial" w:cs="Arial"/>
          <w:sz w:val="28"/>
          <w:szCs w:val="28"/>
          <w:lang w:eastAsia="en-US"/>
        </w:rPr>
      </w:pPr>
      <w:r w:rsidRPr="1B3E8A2F">
        <w:rPr>
          <w:rFonts w:ascii="Arial" w:eastAsia="Arial" w:hAnsi="Arial" w:cs="Arial"/>
          <w:sz w:val="28"/>
          <w:szCs w:val="28"/>
          <w:u w:val="single"/>
          <w:lang w:val="en" w:eastAsia="en-US"/>
        </w:rPr>
        <w:t>Hardware</w:t>
      </w:r>
      <w:r w:rsidRPr="1B3E8A2F">
        <w:rPr>
          <w:rFonts w:ascii="Arial" w:eastAsia="Arial" w:hAnsi="Arial" w:cs="Arial"/>
          <w:sz w:val="28"/>
          <w:szCs w:val="28"/>
          <w:lang w:eastAsia="en-US"/>
        </w:rPr>
        <w:t> </w:t>
      </w:r>
    </w:p>
    <w:p w14:paraId="5FE481DC" w14:textId="77777777" w:rsidR="005E1F2C" w:rsidRPr="005E1F2C" w:rsidRDefault="005E1F2C" w:rsidP="00B25447">
      <w:pPr>
        <w:spacing w:after="0" w:line="240" w:lineRule="auto"/>
        <w:ind w:firstLine="720"/>
        <w:textAlignment w:val="baseline"/>
        <w:rPr>
          <w:rFonts w:ascii="Arial" w:eastAsia="Arial" w:hAnsi="Arial" w:cs="Arial"/>
          <w:sz w:val="18"/>
          <w:szCs w:val="18"/>
          <w:lang w:eastAsia="en-US"/>
        </w:rPr>
      </w:pPr>
      <w:r w:rsidRPr="1B3E8A2F">
        <w:rPr>
          <w:rFonts w:ascii="Arial" w:eastAsia="Arial" w:hAnsi="Arial" w:cs="Arial"/>
          <w:sz w:val="22"/>
          <w:szCs w:val="22"/>
          <w:lang w:eastAsia="en-US"/>
        </w:rPr>
        <w:t>The Hardware required for this project is as follows in Table 1: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36"/>
        <w:gridCol w:w="2335"/>
        <w:gridCol w:w="2336"/>
        <w:gridCol w:w="2337"/>
      </w:tblGrid>
      <w:tr w:rsidR="005E1F2C" w:rsidRPr="005E1F2C" w14:paraId="0586947D" w14:textId="77777777" w:rsidTr="1B3E8A2F">
        <w:trPr>
          <w:trHeight w:val="405"/>
        </w:trPr>
        <w:tc>
          <w:tcPr>
            <w:tcW w:w="9360"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5C56B5BA" w14:textId="77777777" w:rsidR="005E1F2C" w:rsidRPr="005E1F2C" w:rsidRDefault="005E1F2C" w:rsidP="005E1F2C">
            <w:pPr>
              <w:spacing w:after="0" w:line="240" w:lineRule="auto"/>
              <w:textAlignment w:val="baseline"/>
              <w:divId w:val="547762790"/>
              <w:rPr>
                <w:rFonts w:ascii="Arial" w:eastAsia="Arial" w:hAnsi="Arial" w:cs="Arial"/>
                <w:lang w:eastAsia="en-US"/>
              </w:rPr>
            </w:pPr>
            <w:r w:rsidRPr="1B3E8A2F">
              <w:rPr>
                <w:rFonts w:ascii="Arial" w:eastAsia="Arial" w:hAnsi="Arial" w:cs="Arial"/>
                <w:b/>
                <w:sz w:val="22"/>
                <w:szCs w:val="22"/>
                <w:lang w:val="en" w:eastAsia="en-US"/>
              </w:rPr>
              <w:t>Table 1</w:t>
            </w:r>
            <w:r w:rsidRPr="1B3E8A2F">
              <w:rPr>
                <w:rFonts w:ascii="Arial" w:eastAsia="Arial" w:hAnsi="Arial" w:cs="Arial"/>
                <w:sz w:val="22"/>
                <w:szCs w:val="22"/>
                <w:lang w:eastAsia="en-US"/>
              </w:rPr>
              <w:t> </w:t>
            </w:r>
          </w:p>
        </w:tc>
      </w:tr>
      <w:tr w:rsidR="005E1F2C" w:rsidRPr="005E1F2C" w14:paraId="042157A8" w14:textId="77777777" w:rsidTr="1B3E8A2F">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16FB32D0" w14:textId="77777777" w:rsidR="005E1F2C" w:rsidRPr="005E1F2C" w:rsidRDefault="005E1F2C" w:rsidP="005E1F2C">
            <w:pPr>
              <w:spacing w:after="0" w:line="240" w:lineRule="auto"/>
              <w:jc w:val="right"/>
              <w:textAlignment w:val="baseline"/>
              <w:rPr>
                <w:rFonts w:ascii="Arial" w:eastAsia="Arial" w:hAnsi="Arial" w:cs="Arial"/>
                <w:lang w:eastAsia="en-US"/>
              </w:rPr>
            </w:pPr>
            <w:r w:rsidRPr="1B3E8A2F">
              <w:rPr>
                <w:rFonts w:ascii="Arial" w:eastAsia="Arial" w:hAnsi="Arial" w:cs="Arial"/>
                <w:sz w:val="22"/>
                <w:szCs w:val="22"/>
                <w:lang w:eastAsia="en-US"/>
              </w:rPr>
              <w:t> </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3DD92044" w14:textId="77777777" w:rsidR="005E1F2C" w:rsidRPr="005E1F2C" w:rsidRDefault="005E1F2C" w:rsidP="005E1F2C">
            <w:pPr>
              <w:spacing w:after="0" w:line="240" w:lineRule="auto"/>
              <w:jc w:val="right"/>
              <w:textAlignment w:val="baseline"/>
              <w:rPr>
                <w:rFonts w:ascii="Arial" w:eastAsia="Arial" w:hAnsi="Arial" w:cs="Arial"/>
                <w:lang w:eastAsia="en-US"/>
              </w:rPr>
            </w:pPr>
            <w:r w:rsidRPr="1B3E8A2F">
              <w:rPr>
                <w:rFonts w:ascii="Arial" w:eastAsia="Arial" w:hAnsi="Arial" w:cs="Arial"/>
                <w:sz w:val="22"/>
                <w:szCs w:val="22"/>
                <w:lang w:val="en" w:eastAsia="en-US"/>
              </w:rPr>
              <w:t>Inputs used</w:t>
            </w:r>
            <w:r w:rsidRPr="1B3E8A2F">
              <w:rPr>
                <w:rFonts w:ascii="Arial" w:eastAsia="Arial" w:hAnsi="Arial" w:cs="Arial"/>
                <w:sz w:val="22"/>
                <w:szCs w:val="22"/>
                <w:lang w:eastAsia="en-US"/>
              </w:rPr>
              <w:t> </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4DB7AE37" w14:textId="77777777" w:rsidR="005E1F2C" w:rsidRPr="005E1F2C" w:rsidRDefault="005E1F2C" w:rsidP="005E1F2C">
            <w:pPr>
              <w:spacing w:after="0" w:line="240" w:lineRule="auto"/>
              <w:jc w:val="right"/>
              <w:textAlignment w:val="baseline"/>
              <w:rPr>
                <w:rFonts w:ascii="Arial" w:eastAsia="Arial" w:hAnsi="Arial" w:cs="Arial"/>
                <w:lang w:eastAsia="en-US"/>
              </w:rPr>
            </w:pPr>
            <w:r w:rsidRPr="1B3E8A2F">
              <w:rPr>
                <w:rFonts w:ascii="Arial" w:eastAsia="Arial" w:hAnsi="Arial" w:cs="Arial"/>
                <w:sz w:val="22"/>
                <w:szCs w:val="22"/>
                <w:lang w:val="en" w:eastAsia="en-US"/>
              </w:rPr>
              <w:t>Outputs used</w:t>
            </w:r>
            <w:r w:rsidRPr="1B3E8A2F">
              <w:rPr>
                <w:rFonts w:ascii="Arial" w:eastAsia="Arial" w:hAnsi="Arial" w:cs="Arial"/>
                <w:sz w:val="22"/>
                <w:szCs w:val="22"/>
                <w:lang w:eastAsia="en-US"/>
              </w:rPr>
              <w:t> </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1AA341D5" w14:textId="77777777" w:rsidR="005E1F2C" w:rsidRPr="005E1F2C" w:rsidRDefault="005E1F2C" w:rsidP="005E1F2C">
            <w:pPr>
              <w:spacing w:after="0" w:line="240" w:lineRule="auto"/>
              <w:jc w:val="right"/>
              <w:textAlignment w:val="baseline"/>
              <w:rPr>
                <w:rFonts w:ascii="Arial" w:eastAsia="Arial" w:hAnsi="Arial" w:cs="Arial"/>
                <w:lang w:eastAsia="en-US"/>
              </w:rPr>
            </w:pPr>
            <w:r w:rsidRPr="1B3E8A2F">
              <w:rPr>
                <w:rFonts w:ascii="Arial" w:eastAsia="Arial" w:hAnsi="Arial" w:cs="Arial"/>
                <w:sz w:val="22"/>
                <w:szCs w:val="22"/>
                <w:lang w:val="en" w:eastAsia="en-US"/>
              </w:rPr>
              <w:t>Constraints</w:t>
            </w:r>
            <w:r w:rsidRPr="1B3E8A2F">
              <w:rPr>
                <w:rFonts w:ascii="Arial" w:eastAsia="Arial" w:hAnsi="Arial" w:cs="Arial"/>
                <w:sz w:val="22"/>
                <w:szCs w:val="22"/>
                <w:lang w:eastAsia="en-US"/>
              </w:rPr>
              <w:t> </w:t>
            </w:r>
          </w:p>
        </w:tc>
      </w:tr>
      <w:tr w:rsidR="005E1F2C" w:rsidRPr="005E1F2C" w14:paraId="4E22290A" w14:textId="77777777" w:rsidTr="1B3E8A2F">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0E2C8241" w14:textId="77777777" w:rsidR="005E1F2C" w:rsidRPr="005E1F2C" w:rsidRDefault="005E1F2C" w:rsidP="005E1F2C">
            <w:pPr>
              <w:spacing w:after="0" w:line="240" w:lineRule="auto"/>
              <w:textAlignment w:val="baseline"/>
              <w:rPr>
                <w:rFonts w:ascii="Arial" w:eastAsia="Arial" w:hAnsi="Arial" w:cs="Arial"/>
                <w:lang w:eastAsia="en-US"/>
              </w:rPr>
            </w:pPr>
            <w:r w:rsidRPr="1B3E8A2F">
              <w:rPr>
                <w:rFonts w:ascii="Arial" w:eastAsia="Arial" w:hAnsi="Arial" w:cs="Arial"/>
                <w:sz w:val="22"/>
                <w:szCs w:val="22"/>
                <w:lang w:eastAsia="en-US"/>
              </w:rPr>
              <w:t>Zynq UltraScale+ RFSoC DFE ZCU670 Evaluation Kit </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5C8DB042" w14:textId="77777777" w:rsidR="005E1F2C" w:rsidRPr="005E1F2C" w:rsidRDefault="005E1F2C" w:rsidP="005E1F2C">
            <w:pPr>
              <w:spacing w:after="0" w:line="240" w:lineRule="auto"/>
              <w:textAlignment w:val="baseline"/>
              <w:rPr>
                <w:rFonts w:ascii="Arial" w:eastAsia="Arial" w:hAnsi="Arial" w:cs="Arial"/>
                <w:lang w:eastAsia="en-US"/>
              </w:rPr>
            </w:pPr>
            <w:r w:rsidRPr="1B3E8A2F">
              <w:rPr>
                <w:rFonts w:ascii="Arial" w:eastAsia="Arial" w:hAnsi="Arial" w:cs="Arial"/>
                <w:sz w:val="22"/>
                <w:szCs w:val="22"/>
                <w:lang w:val="en" w:eastAsia="en-US"/>
              </w:rPr>
              <w:t>USB 3.0</w:t>
            </w:r>
            <w:r w:rsidRPr="1B3E8A2F">
              <w:rPr>
                <w:rFonts w:ascii="Arial" w:eastAsia="Arial" w:hAnsi="Arial" w:cs="Arial"/>
                <w:sz w:val="22"/>
                <w:szCs w:val="22"/>
                <w:lang w:eastAsia="en-US"/>
              </w:rPr>
              <w:t> </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42AFBA1B" w14:textId="77777777" w:rsidR="005E1F2C" w:rsidRPr="005E1F2C" w:rsidRDefault="005E1F2C" w:rsidP="005E1F2C">
            <w:pPr>
              <w:spacing w:after="0" w:line="240" w:lineRule="auto"/>
              <w:textAlignment w:val="baseline"/>
              <w:rPr>
                <w:rFonts w:ascii="Arial" w:eastAsia="Arial" w:hAnsi="Arial" w:cs="Arial"/>
                <w:lang w:eastAsia="en-US"/>
              </w:rPr>
            </w:pPr>
            <w:r w:rsidRPr="1B3E8A2F">
              <w:rPr>
                <w:rFonts w:ascii="Arial" w:eastAsia="Arial" w:hAnsi="Arial" w:cs="Arial"/>
                <w:sz w:val="22"/>
                <w:szCs w:val="22"/>
                <w:lang w:val="en" w:eastAsia="en-US"/>
              </w:rPr>
              <w:t>USB 3.0, SD card</w:t>
            </w:r>
            <w:r w:rsidRPr="1B3E8A2F">
              <w:rPr>
                <w:rFonts w:ascii="Arial" w:eastAsia="Arial" w:hAnsi="Arial" w:cs="Arial"/>
                <w:sz w:val="22"/>
                <w:szCs w:val="22"/>
                <w:lang w:eastAsia="en-US"/>
              </w:rPr>
              <w:t> </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6A836763" w14:textId="77777777" w:rsidR="005E1F2C" w:rsidRPr="005E1F2C" w:rsidRDefault="005E1F2C" w:rsidP="005E1F2C">
            <w:pPr>
              <w:spacing w:after="0" w:line="240" w:lineRule="auto"/>
              <w:textAlignment w:val="baseline"/>
              <w:rPr>
                <w:rFonts w:ascii="Arial" w:eastAsia="Arial" w:hAnsi="Arial" w:cs="Arial"/>
                <w:lang w:eastAsia="en-US"/>
              </w:rPr>
            </w:pPr>
            <w:r w:rsidRPr="1B3E8A2F">
              <w:rPr>
                <w:rFonts w:ascii="Arial" w:eastAsia="Arial" w:hAnsi="Arial" w:cs="Arial"/>
                <w:sz w:val="22"/>
                <w:szCs w:val="22"/>
                <w:lang w:val="en" w:eastAsia="en-US"/>
              </w:rPr>
              <w:t>1GHz bandwidth (BW), max 7.125GHz frequency, 28.21Gb/s transceiver, 67.8Mb memory</w:t>
            </w:r>
            <w:r w:rsidRPr="1B3E8A2F">
              <w:rPr>
                <w:rFonts w:ascii="Arial" w:eastAsia="Arial" w:hAnsi="Arial" w:cs="Arial"/>
                <w:sz w:val="22"/>
                <w:szCs w:val="22"/>
                <w:lang w:eastAsia="en-US"/>
              </w:rPr>
              <w:t> </w:t>
            </w:r>
          </w:p>
        </w:tc>
      </w:tr>
      <w:tr w:rsidR="005E1F2C" w:rsidRPr="005E1F2C" w14:paraId="0087B5F2" w14:textId="77777777" w:rsidTr="1B3E8A2F">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0F8D49F0" w14:textId="77777777" w:rsidR="005E1F2C" w:rsidRPr="005E1F2C" w:rsidRDefault="005E1F2C" w:rsidP="005E1F2C">
            <w:pPr>
              <w:spacing w:after="0" w:line="240" w:lineRule="auto"/>
              <w:textAlignment w:val="baseline"/>
              <w:rPr>
                <w:rFonts w:ascii="Arial" w:eastAsia="Arial" w:hAnsi="Arial" w:cs="Arial"/>
                <w:lang w:eastAsia="en-US"/>
              </w:rPr>
            </w:pPr>
            <w:r w:rsidRPr="1B3E8A2F">
              <w:rPr>
                <w:rFonts w:ascii="Arial" w:eastAsia="Arial" w:hAnsi="Arial" w:cs="Arial"/>
                <w:sz w:val="22"/>
                <w:szCs w:val="22"/>
                <w:lang w:val="en" w:eastAsia="en-US"/>
              </w:rPr>
              <w:t>4-7GHz Patch Antennas</w:t>
            </w:r>
            <w:r w:rsidRPr="1B3E8A2F">
              <w:rPr>
                <w:rFonts w:ascii="Arial" w:eastAsia="Arial" w:hAnsi="Arial" w:cs="Arial"/>
                <w:sz w:val="22"/>
                <w:szCs w:val="22"/>
                <w:lang w:eastAsia="en-US"/>
              </w:rPr>
              <w:t> </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3A5A45D8" w14:textId="77777777" w:rsidR="005E1F2C" w:rsidRPr="005E1F2C" w:rsidRDefault="005E1F2C" w:rsidP="005E1F2C">
            <w:pPr>
              <w:spacing w:after="0" w:line="240" w:lineRule="auto"/>
              <w:textAlignment w:val="baseline"/>
              <w:rPr>
                <w:rFonts w:ascii="Arial" w:eastAsia="Arial" w:hAnsi="Arial" w:cs="Arial"/>
                <w:lang w:eastAsia="en-US"/>
              </w:rPr>
            </w:pPr>
            <w:r w:rsidRPr="1B3E8A2F">
              <w:rPr>
                <w:rFonts w:ascii="Arial" w:eastAsia="Arial" w:hAnsi="Arial" w:cs="Arial"/>
                <w:sz w:val="22"/>
                <w:szCs w:val="22"/>
                <w:lang w:val="en" w:eastAsia="en-US"/>
              </w:rPr>
              <w:t>SMA</w:t>
            </w:r>
            <w:r w:rsidRPr="1B3E8A2F">
              <w:rPr>
                <w:rFonts w:ascii="Arial" w:eastAsia="Arial" w:hAnsi="Arial" w:cs="Arial"/>
                <w:sz w:val="22"/>
                <w:szCs w:val="22"/>
                <w:lang w:eastAsia="en-US"/>
              </w:rPr>
              <w:t> </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34363826" w14:textId="77777777" w:rsidR="005E1F2C" w:rsidRPr="005E1F2C" w:rsidRDefault="005E1F2C" w:rsidP="005E1F2C">
            <w:pPr>
              <w:spacing w:after="0" w:line="240" w:lineRule="auto"/>
              <w:textAlignment w:val="baseline"/>
              <w:rPr>
                <w:rFonts w:ascii="Arial" w:eastAsia="Arial" w:hAnsi="Arial" w:cs="Arial"/>
                <w:lang w:eastAsia="en-US"/>
              </w:rPr>
            </w:pPr>
            <w:r w:rsidRPr="1B3E8A2F">
              <w:rPr>
                <w:rFonts w:ascii="Arial" w:eastAsia="Arial" w:hAnsi="Arial" w:cs="Arial"/>
                <w:sz w:val="22"/>
                <w:szCs w:val="22"/>
                <w:lang w:val="en" w:eastAsia="en-US"/>
              </w:rPr>
              <w:t>SMA</w:t>
            </w:r>
            <w:r w:rsidRPr="1B3E8A2F">
              <w:rPr>
                <w:rFonts w:ascii="Arial" w:eastAsia="Arial" w:hAnsi="Arial" w:cs="Arial"/>
                <w:sz w:val="22"/>
                <w:szCs w:val="22"/>
                <w:lang w:eastAsia="en-US"/>
              </w:rPr>
              <w:t> </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1F14EAFD" w14:textId="77777777" w:rsidR="005E1F2C" w:rsidRPr="005E1F2C" w:rsidRDefault="005E1F2C" w:rsidP="005E1F2C">
            <w:pPr>
              <w:spacing w:after="0" w:line="240" w:lineRule="auto"/>
              <w:textAlignment w:val="baseline"/>
              <w:rPr>
                <w:rFonts w:ascii="Arial" w:eastAsia="Arial" w:hAnsi="Arial" w:cs="Arial"/>
                <w:lang w:eastAsia="en-US"/>
              </w:rPr>
            </w:pPr>
            <w:r w:rsidRPr="1B3E8A2F">
              <w:rPr>
                <w:rFonts w:ascii="Arial" w:eastAsia="Arial" w:hAnsi="Arial" w:cs="Arial"/>
                <w:sz w:val="22"/>
                <w:szCs w:val="22"/>
                <w:lang w:val="en" w:eastAsia="en-US"/>
              </w:rPr>
              <w:t>Resonant only on specific bandwidth</w:t>
            </w:r>
            <w:r w:rsidRPr="1B3E8A2F">
              <w:rPr>
                <w:rFonts w:ascii="Arial" w:eastAsia="Arial" w:hAnsi="Arial" w:cs="Arial"/>
                <w:sz w:val="22"/>
                <w:szCs w:val="22"/>
                <w:lang w:eastAsia="en-US"/>
              </w:rPr>
              <w:t> </w:t>
            </w:r>
          </w:p>
        </w:tc>
      </w:tr>
    </w:tbl>
    <w:p w14:paraId="715BA3B5" w14:textId="61AC81CE" w:rsidR="005E1F2C" w:rsidRDefault="00767C5C" w:rsidP="005E1F2C">
      <w:pPr>
        <w:spacing w:after="0" w:line="240" w:lineRule="auto"/>
        <w:ind w:firstLine="720"/>
        <w:textAlignment w:val="baseline"/>
        <w:rPr>
          <w:rFonts w:ascii="Arial" w:eastAsia="Arial" w:hAnsi="Arial" w:cs="Arial"/>
          <w:sz w:val="22"/>
          <w:szCs w:val="22"/>
          <w:lang w:eastAsia="en-US"/>
        </w:rPr>
      </w:pPr>
      <w:r>
        <w:rPr>
          <w:noProof/>
        </w:rPr>
        <mc:AlternateContent>
          <mc:Choice Requires="wpg">
            <w:drawing>
              <wp:anchor distT="0" distB="0" distL="114300" distR="114300" simplePos="0" relativeHeight="251658241" behindDoc="0" locked="0" layoutInCell="1" allowOverlap="1" wp14:anchorId="45C7D55A" wp14:editId="79063D98">
                <wp:simplePos x="0" y="0"/>
                <wp:positionH relativeFrom="margin">
                  <wp:align>right</wp:align>
                </wp:positionH>
                <wp:positionV relativeFrom="paragraph">
                  <wp:posOffset>240030</wp:posOffset>
                </wp:positionV>
                <wp:extent cx="5918835" cy="2593975"/>
                <wp:effectExtent l="0" t="0" r="5715" b="0"/>
                <wp:wrapTopAndBottom/>
                <wp:docPr id="2093498035" name="Group 3"/>
                <wp:cNvGraphicFramePr/>
                <a:graphic xmlns:a="http://schemas.openxmlformats.org/drawingml/2006/main">
                  <a:graphicData uri="http://schemas.microsoft.com/office/word/2010/wordprocessingGroup">
                    <wpg:wgp>
                      <wpg:cNvGrpSpPr/>
                      <wpg:grpSpPr>
                        <a:xfrm>
                          <a:off x="0" y="0"/>
                          <a:ext cx="5918835" cy="2593975"/>
                          <a:chOff x="0" y="0"/>
                          <a:chExt cx="5943600" cy="2343150"/>
                        </a:xfrm>
                      </wpg:grpSpPr>
                      <pic:pic xmlns:pic="http://schemas.openxmlformats.org/drawingml/2006/picture">
                        <pic:nvPicPr>
                          <pic:cNvPr id="2026204313" name="Picture 2" descr="A diagram of data processing&#10;&#10;Description automatically generated"/>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021840"/>
                          </a:xfrm>
                          <a:prstGeom prst="rect">
                            <a:avLst/>
                          </a:prstGeom>
                          <a:noFill/>
                          <a:ln>
                            <a:noFill/>
                          </a:ln>
                        </pic:spPr>
                      </pic:pic>
                      <wps:wsp>
                        <wps:cNvPr id="123962339" name="Text Box 1"/>
                        <wps:cNvSpPr txBox="1"/>
                        <wps:spPr>
                          <a:xfrm>
                            <a:off x="0" y="2076450"/>
                            <a:ext cx="5943600" cy="266700"/>
                          </a:xfrm>
                          <a:prstGeom prst="rect">
                            <a:avLst/>
                          </a:prstGeom>
                          <a:solidFill>
                            <a:prstClr val="white"/>
                          </a:solidFill>
                          <a:ln>
                            <a:noFill/>
                          </a:ln>
                        </wps:spPr>
                        <wps:txbx>
                          <w:txbxContent>
                            <w:p w14:paraId="59889B4B" w14:textId="264D6A24" w:rsidR="00806381" w:rsidRPr="00C72308" w:rsidRDefault="00806381" w:rsidP="00806381">
                              <w:r w:rsidRPr="00984DA5">
                                <w:t xml:space="preserve">Figure </w:t>
                              </w:r>
                              <w:r w:rsidRPr="00984DA5">
                                <w:fldChar w:fldCharType="begin"/>
                              </w:r>
                              <w:r w:rsidRPr="00984DA5">
                                <w:instrText xml:space="preserve"> SEQ Figure \* ARABIC </w:instrText>
                              </w:r>
                              <w:r w:rsidRPr="00984DA5">
                                <w:fldChar w:fldCharType="separate"/>
                              </w:r>
                              <w:r w:rsidR="0036478C">
                                <w:rPr>
                                  <w:noProof/>
                                </w:rPr>
                                <w:t>1</w:t>
                              </w:r>
                              <w:r w:rsidRPr="00984DA5">
                                <w:fldChar w:fldCharType="end"/>
                              </w:r>
                              <w:r>
                                <w:t xml:space="preserve"> - Overall system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16="http://schemas.microsoft.com/office/drawing/2014/main" xmlns:arto="http://schemas.microsoft.com/office/word/2006/arto">
            <w:pict>
              <v:group id="Group 3" style="position:absolute;left:0;text-align:left;margin-left:414.85pt;margin-top:18.9pt;width:466.05pt;height:204.25pt;z-index:251658241;mso-position-horizontal:right;mso-position-horizontal-relative:margin;mso-width-relative:margin;mso-height-relative:margin" coordsize="59436,23431" o:spid="_x0000_s1026" w14:anchorId="45C7D55A"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2" style="position:absolute;width:59436;height:20218;visibility:visible;mso-wrap-style:square" alt="A diagram of data processing&#10;&#10;Description automatically generated"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">
                  <v:imagedata o:title="A diagram of data processing&#10;&#10;Description automatically generated" r:id="rId12"/>
                </v:shape>
                <v:shapetype id="_x0000_t202" coordsize="21600,21600" o:spt="202" path="m,l,21600r21600,l21600,xe">
                  <v:stroke joinstyle="miter"/>
                  <v:path gradientshapeok="t" o:connecttype="rect"/>
                </v:shapetype>
                <v:shape id="_x0000_s1028" style="position:absolute;top:20764;width:59436;height:2667;visibility:visible;mso-wrap-style:square;v-text-anchor:top"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">
                  <v:textbox inset="0,0,0,0">
                    <w:txbxContent>
                      <w:p w:rsidRPr="00C72308" w:rsidR="00806381" w:rsidP="00806381" w:rsidRDefault="00806381" w14:paraId="59889B4B" w14:textId="264D6A24">
                        <w:r w:rsidRPr="00984DA5">
                          <w:t xml:space="preserve">Figure </w:t>
                        </w:r>
                        <w:r w:rsidRPr="00984DA5">
                          <w:fldChar w:fldCharType="begin"/>
                        </w:r>
                        <w:r w:rsidRPr="00984DA5">
                          <w:instrText xml:space="preserve"> SEQ Figure \* ARABIC </w:instrText>
                        </w:r>
                        <w:r w:rsidRPr="00984DA5">
                          <w:fldChar w:fldCharType="separate"/>
                        </w:r>
                        <w:r w:rsidR="0036478C">
                          <w:rPr>
                            <w:noProof/>
                          </w:rPr>
                          <w:t>1</w:t>
                        </w:r>
                        <w:r w:rsidRPr="00984DA5">
                          <w:fldChar w:fldCharType="end"/>
                        </w:r>
                        <w:r>
                          <w:t xml:space="preserve"> - Overall system design</w:t>
                        </w:r>
                      </w:p>
                    </w:txbxContent>
                  </v:textbox>
                </v:shape>
                <w10:wrap type="topAndBottom" anchorx="margin"/>
              </v:group>
            </w:pict>
          </mc:Fallback>
        </mc:AlternateContent>
      </w:r>
      <w:r w:rsidR="005E1F2C" w:rsidRPr="1B3E8A2F">
        <w:rPr>
          <w:rFonts w:ascii="Arial" w:eastAsia="Arial" w:hAnsi="Arial" w:cs="Arial"/>
          <w:sz w:val="22"/>
          <w:szCs w:val="22"/>
          <w:lang w:eastAsia="en-US"/>
        </w:rPr>
        <w:t>The RFSoc Kit includes a breakout board with ADC/DACs and SMA ports. </w:t>
      </w:r>
    </w:p>
    <w:p w14:paraId="6FCA7209" w14:textId="7393DE1E" w:rsidR="00767C5C" w:rsidRPr="005E1F2C" w:rsidRDefault="00767C5C" w:rsidP="1B3E8A2F">
      <w:pPr>
        <w:spacing w:after="0" w:line="240" w:lineRule="auto"/>
        <w:ind w:firstLine="720"/>
        <w:textAlignment w:val="baseline"/>
        <w:rPr>
          <w:rFonts w:ascii="Arial" w:eastAsia="Arial" w:hAnsi="Arial" w:cs="Arial"/>
          <w:sz w:val="18"/>
          <w:szCs w:val="18"/>
          <w:lang w:eastAsia="en-US"/>
        </w:rPr>
      </w:pPr>
    </w:p>
    <w:p w14:paraId="54B0C03F" w14:textId="6867811A" w:rsidR="00B77B80" w:rsidRDefault="005E1F2C" w:rsidP="00767C5C">
      <w:pPr>
        <w:spacing w:after="0" w:line="240" w:lineRule="auto"/>
        <w:textAlignment w:val="baseline"/>
        <w:rPr>
          <w:rFonts w:ascii="Arial" w:eastAsia="Arial" w:hAnsi="Arial" w:cs="Arial"/>
          <w:sz w:val="22"/>
          <w:szCs w:val="22"/>
          <w:lang w:eastAsia="en-US"/>
        </w:rPr>
      </w:pPr>
      <w:r w:rsidRPr="1B3E8A2F">
        <w:rPr>
          <w:rFonts w:ascii="Arial" w:eastAsia="Arial" w:hAnsi="Arial" w:cs="Arial"/>
          <w:sz w:val="22"/>
          <w:szCs w:val="22"/>
          <w:lang w:eastAsia="en-US"/>
        </w:rPr>
        <w:t> </w:t>
      </w:r>
      <w:r w:rsidR="00767C5C">
        <w:rPr>
          <w:rFonts w:ascii="Arial" w:eastAsia="Arial" w:hAnsi="Arial" w:cs="Arial"/>
          <w:sz w:val="22"/>
          <w:szCs w:val="22"/>
          <w:lang w:eastAsia="en-US"/>
        </w:rPr>
        <w:tab/>
      </w:r>
      <w:r w:rsidR="005A38EA" w:rsidRPr="1B3E8A2F">
        <w:rPr>
          <w:rFonts w:ascii="Arial" w:eastAsia="Arial" w:hAnsi="Arial" w:cs="Arial"/>
          <w:sz w:val="22"/>
          <w:szCs w:val="22"/>
          <w:lang w:eastAsia="en-US"/>
        </w:rPr>
        <w:t xml:space="preserve">Figure 1 outlines </w:t>
      </w:r>
      <w:r w:rsidR="003C380D" w:rsidRPr="1B3E8A2F">
        <w:rPr>
          <w:rFonts w:ascii="Arial" w:eastAsia="Arial" w:hAnsi="Arial" w:cs="Arial"/>
          <w:sz w:val="22"/>
          <w:szCs w:val="22"/>
          <w:lang w:eastAsia="en-US"/>
        </w:rPr>
        <w:t xml:space="preserve">what parts of the RFSoC will be </w:t>
      </w:r>
      <w:r w:rsidR="005F70EF" w:rsidRPr="1B3E8A2F">
        <w:rPr>
          <w:rFonts w:ascii="Arial" w:eastAsia="Arial" w:hAnsi="Arial" w:cs="Arial"/>
          <w:sz w:val="22"/>
          <w:szCs w:val="22"/>
          <w:lang w:eastAsia="en-US"/>
        </w:rPr>
        <w:t>needed</w:t>
      </w:r>
      <w:r w:rsidR="003C380D" w:rsidRPr="1B3E8A2F">
        <w:rPr>
          <w:rFonts w:ascii="Arial" w:eastAsia="Arial" w:hAnsi="Arial" w:cs="Arial"/>
          <w:sz w:val="22"/>
          <w:szCs w:val="22"/>
          <w:lang w:eastAsia="en-US"/>
        </w:rPr>
        <w:t xml:space="preserve"> to accomplish this project. </w:t>
      </w:r>
      <w:r w:rsidR="008B4E2C" w:rsidRPr="1B3E8A2F">
        <w:rPr>
          <w:rFonts w:ascii="Arial" w:eastAsia="Arial" w:hAnsi="Arial" w:cs="Arial"/>
          <w:sz w:val="22"/>
          <w:szCs w:val="22"/>
          <w:lang w:eastAsia="en-US"/>
        </w:rPr>
        <w:t>Each of the sections inside the Xilinx ZCU670 RFSoC rectangle represent different blocks in the Vivado</w:t>
      </w:r>
      <w:r w:rsidR="0019683A" w:rsidRPr="1B3E8A2F">
        <w:rPr>
          <w:rFonts w:ascii="Arial" w:eastAsia="Arial" w:hAnsi="Arial" w:cs="Arial"/>
          <w:sz w:val="22"/>
          <w:szCs w:val="22"/>
          <w:lang w:eastAsia="en-US"/>
        </w:rPr>
        <w:t xml:space="preserve"> design environment</w:t>
      </w:r>
      <w:r w:rsidR="008F0728" w:rsidRPr="1B3E8A2F">
        <w:rPr>
          <w:rFonts w:ascii="Arial" w:eastAsia="Arial" w:hAnsi="Arial" w:cs="Arial"/>
          <w:sz w:val="22"/>
          <w:szCs w:val="22"/>
          <w:lang w:eastAsia="en-US"/>
        </w:rPr>
        <w:t xml:space="preserve"> that directly interface with physical components on the RFSoC.</w:t>
      </w:r>
      <w:r w:rsidR="00C47F5A" w:rsidRPr="1B3E8A2F">
        <w:rPr>
          <w:rFonts w:ascii="Arial" w:eastAsia="Arial" w:hAnsi="Arial" w:cs="Arial"/>
          <w:sz w:val="22"/>
          <w:szCs w:val="22"/>
          <w:lang w:eastAsia="en-US"/>
        </w:rPr>
        <w:t xml:space="preserve"> </w:t>
      </w:r>
    </w:p>
    <w:p w14:paraId="6E321E89" w14:textId="77777777" w:rsidR="0021534B" w:rsidRPr="005E1F2C" w:rsidRDefault="0021534B" w:rsidP="005E1F2C">
      <w:pPr>
        <w:spacing w:after="0" w:line="240" w:lineRule="auto"/>
        <w:textAlignment w:val="baseline"/>
        <w:rPr>
          <w:rFonts w:ascii="Arial" w:eastAsia="Arial" w:hAnsi="Arial" w:cs="Arial"/>
          <w:sz w:val="22"/>
          <w:szCs w:val="22"/>
          <w:lang w:eastAsia="en-US"/>
        </w:rPr>
      </w:pPr>
    </w:p>
    <w:p w14:paraId="30AC091B" w14:textId="3FDAA113" w:rsidR="005E1F2C" w:rsidRPr="005E1F2C" w:rsidRDefault="005E1F2C" w:rsidP="005E1F2C">
      <w:pPr>
        <w:numPr>
          <w:ilvl w:val="0"/>
          <w:numId w:val="4"/>
        </w:numPr>
        <w:spacing w:after="0" w:line="240" w:lineRule="auto"/>
        <w:ind w:left="1080" w:firstLine="0"/>
        <w:textAlignment w:val="baseline"/>
        <w:rPr>
          <w:rFonts w:ascii="Arial" w:eastAsia="Arial" w:hAnsi="Arial" w:cs="Arial"/>
          <w:sz w:val="28"/>
          <w:szCs w:val="28"/>
          <w:lang w:eastAsia="en-US"/>
        </w:rPr>
      </w:pPr>
      <w:r w:rsidRPr="1B3E8A2F">
        <w:rPr>
          <w:rFonts w:ascii="Arial" w:eastAsia="Arial" w:hAnsi="Arial" w:cs="Arial"/>
          <w:sz w:val="28"/>
          <w:szCs w:val="28"/>
          <w:u w:val="single"/>
          <w:lang w:val="en" w:eastAsia="en-US"/>
        </w:rPr>
        <w:t>Software</w:t>
      </w:r>
      <w:r w:rsidRPr="1B3E8A2F">
        <w:rPr>
          <w:rFonts w:ascii="Arial" w:eastAsia="Arial" w:hAnsi="Arial" w:cs="Arial"/>
          <w:sz w:val="28"/>
          <w:szCs w:val="28"/>
          <w:lang w:eastAsia="en-US"/>
        </w:rPr>
        <w:t> </w:t>
      </w:r>
    </w:p>
    <w:p w14:paraId="7EC8B584" w14:textId="77777777" w:rsidR="00716EAF" w:rsidRPr="005E1F2C" w:rsidRDefault="00716EAF" w:rsidP="00716EAF">
      <w:pPr>
        <w:spacing w:after="0" w:line="240" w:lineRule="auto"/>
        <w:ind w:left="1080"/>
        <w:textAlignment w:val="baseline"/>
        <w:rPr>
          <w:rFonts w:ascii="Arial" w:eastAsia="Arial" w:hAnsi="Arial" w:cs="Arial"/>
          <w:sz w:val="28"/>
          <w:szCs w:val="28"/>
          <w:lang w:eastAsia="en-US"/>
        </w:rPr>
      </w:pPr>
    </w:p>
    <w:p w14:paraId="52E629AC" w14:textId="3BC5D9EB" w:rsidR="005E1F2C" w:rsidRPr="005E1F2C" w:rsidRDefault="005E1F2C" w:rsidP="005E1F2C">
      <w:pPr>
        <w:spacing w:after="0" w:line="240" w:lineRule="auto"/>
        <w:ind w:left="720"/>
        <w:textAlignment w:val="baseline"/>
        <w:rPr>
          <w:rFonts w:ascii="Arial" w:eastAsia="Arial" w:hAnsi="Arial" w:cs="Arial"/>
          <w:sz w:val="18"/>
          <w:szCs w:val="18"/>
          <w:lang w:eastAsia="en-US"/>
        </w:rPr>
      </w:pPr>
      <w:r w:rsidRPr="1B3E8A2F">
        <w:rPr>
          <w:rFonts w:ascii="Arial" w:eastAsia="Arial" w:hAnsi="Arial" w:cs="Arial"/>
          <w:sz w:val="22"/>
          <w:szCs w:val="22"/>
          <w:lang w:eastAsia="en-US"/>
        </w:rPr>
        <w:t>The software required for this project is as follows in Table 2: </w:t>
      </w:r>
    </w:p>
    <w:tbl>
      <w:tblPr>
        <w:tblW w:w="9437"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901"/>
        <w:gridCol w:w="1701"/>
        <w:gridCol w:w="1440"/>
        <w:gridCol w:w="5395"/>
      </w:tblGrid>
      <w:tr w:rsidR="005E1F2C" w:rsidRPr="005E1F2C" w14:paraId="504F36A1" w14:textId="77777777" w:rsidTr="0A318451">
        <w:trPr>
          <w:trHeight w:val="405"/>
        </w:trPr>
        <w:tc>
          <w:tcPr>
            <w:tcW w:w="9437"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62D995A8" w14:textId="77777777" w:rsidR="005E1F2C" w:rsidRPr="005E1F2C" w:rsidRDefault="005E1F2C" w:rsidP="005E1F2C">
            <w:pPr>
              <w:spacing w:after="0" w:line="240" w:lineRule="auto"/>
              <w:textAlignment w:val="baseline"/>
              <w:divId w:val="1776439431"/>
              <w:rPr>
                <w:rFonts w:ascii="Arial" w:eastAsia="Arial" w:hAnsi="Arial" w:cs="Arial"/>
                <w:lang w:eastAsia="en-US"/>
              </w:rPr>
            </w:pPr>
            <w:r w:rsidRPr="1B3E8A2F">
              <w:rPr>
                <w:rFonts w:ascii="Arial" w:eastAsia="Arial" w:hAnsi="Arial" w:cs="Arial"/>
                <w:b/>
                <w:sz w:val="22"/>
                <w:szCs w:val="22"/>
                <w:lang w:val="en" w:eastAsia="en-US"/>
              </w:rPr>
              <w:t>Table 2</w:t>
            </w:r>
            <w:r w:rsidRPr="1B3E8A2F">
              <w:rPr>
                <w:rFonts w:ascii="Arial" w:eastAsia="Arial" w:hAnsi="Arial" w:cs="Arial"/>
                <w:sz w:val="22"/>
                <w:szCs w:val="22"/>
                <w:lang w:eastAsia="en-US"/>
              </w:rPr>
              <w:t> </w:t>
            </w:r>
          </w:p>
        </w:tc>
      </w:tr>
      <w:tr w:rsidR="008A677A" w:rsidRPr="005E1F2C" w14:paraId="472F1F06" w14:textId="77777777" w:rsidTr="0A318451">
        <w:trPr>
          <w:trHeight w:val="300"/>
        </w:trPr>
        <w:tc>
          <w:tcPr>
            <w:tcW w:w="90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09EFAE36" w14:textId="77777777" w:rsidR="005E1F2C" w:rsidRPr="005E1F2C" w:rsidRDefault="005E1F2C" w:rsidP="005E1F2C">
            <w:pPr>
              <w:spacing w:after="0" w:line="240" w:lineRule="auto"/>
              <w:textAlignment w:val="baseline"/>
              <w:rPr>
                <w:rFonts w:ascii="Arial" w:eastAsia="Arial" w:hAnsi="Arial" w:cs="Arial"/>
                <w:lang w:eastAsia="en-US"/>
              </w:rPr>
            </w:pPr>
            <w:r w:rsidRPr="1B3E8A2F">
              <w:rPr>
                <w:rFonts w:ascii="Arial" w:eastAsia="Arial" w:hAnsi="Arial" w:cs="Arial"/>
                <w:sz w:val="22"/>
                <w:szCs w:val="22"/>
                <w:lang w:eastAsia="en-US"/>
              </w:rPr>
              <w:t> </w:t>
            </w:r>
          </w:p>
        </w:tc>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4AFAFA6D" w14:textId="77777777" w:rsidR="005E1F2C" w:rsidRPr="005E1F2C" w:rsidRDefault="005E1F2C" w:rsidP="005E1F2C">
            <w:pPr>
              <w:spacing w:after="0" w:line="240" w:lineRule="auto"/>
              <w:textAlignment w:val="baseline"/>
              <w:rPr>
                <w:rFonts w:ascii="Arial" w:eastAsia="Arial" w:hAnsi="Arial" w:cs="Arial"/>
                <w:lang w:eastAsia="en-US"/>
              </w:rPr>
            </w:pPr>
            <w:r w:rsidRPr="1B3E8A2F">
              <w:rPr>
                <w:rFonts w:ascii="Arial" w:eastAsia="Arial" w:hAnsi="Arial" w:cs="Arial"/>
                <w:sz w:val="22"/>
                <w:szCs w:val="22"/>
                <w:lang w:val="en" w:eastAsia="en-US"/>
              </w:rPr>
              <w:t>Inputs used</w:t>
            </w:r>
            <w:r w:rsidRPr="1B3E8A2F">
              <w:rPr>
                <w:rFonts w:ascii="Arial" w:eastAsia="Arial" w:hAnsi="Arial" w:cs="Arial"/>
                <w:sz w:val="22"/>
                <w:szCs w:val="22"/>
                <w:lang w:eastAsia="en-US"/>
              </w:rPr>
              <w:t> </w:t>
            </w:r>
          </w:p>
        </w:tc>
        <w:tc>
          <w:tcPr>
            <w:tcW w:w="14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1965F2E7" w14:textId="77777777" w:rsidR="005E1F2C" w:rsidRPr="005E1F2C" w:rsidRDefault="005E1F2C" w:rsidP="005E1F2C">
            <w:pPr>
              <w:spacing w:after="0" w:line="240" w:lineRule="auto"/>
              <w:textAlignment w:val="baseline"/>
              <w:rPr>
                <w:rFonts w:ascii="Arial" w:eastAsia="Arial" w:hAnsi="Arial" w:cs="Arial"/>
                <w:lang w:eastAsia="en-US"/>
              </w:rPr>
            </w:pPr>
            <w:r w:rsidRPr="1B3E8A2F">
              <w:rPr>
                <w:rFonts w:ascii="Arial" w:eastAsia="Arial" w:hAnsi="Arial" w:cs="Arial"/>
                <w:sz w:val="22"/>
                <w:szCs w:val="22"/>
                <w:lang w:val="en" w:eastAsia="en-US"/>
              </w:rPr>
              <w:t>Outputs used</w:t>
            </w:r>
            <w:r w:rsidRPr="1B3E8A2F">
              <w:rPr>
                <w:rFonts w:ascii="Arial" w:eastAsia="Arial" w:hAnsi="Arial" w:cs="Arial"/>
                <w:sz w:val="22"/>
                <w:szCs w:val="22"/>
                <w:lang w:eastAsia="en-US"/>
              </w:rPr>
              <w:t> </w:t>
            </w:r>
          </w:p>
        </w:tc>
        <w:tc>
          <w:tcPr>
            <w:tcW w:w="53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77245072" w14:textId="77777777" w:rsidR="005E1F2C" w:rsidRPr="005E1F2C" w:rsidRDefault="005E1F2C" w:rsidP="005E1F2C">
            <w:pPr>
              <w:spacing w:after="0" w:line="240" w:lineRule="auto"/>
              <w:textAlignment w:val="baseline"/>
              <w:rPr>
                <w:rFonts w:ascii="Arial" w:eastAsia="Arial" w:hAnsi="Arial" w:cs="Arial"/>
                <w:lang w:eastAsia="en-US"/>
              </w:rPr>
            </w:pPr>
            <w:r w:rsidRPr="1B3E8A2F">
              <w:rPr>
                <w:rFonts w:ascii="Arial" w:eastAsia="Arial" w:hAnsi="Arial" w:cs="Arial"/>
                <w:sz w:val="22"/>
                <w:szCs w:val="22"/>
                <w:lang w:val="en" w:eastAsia="en-US"/>
              </w:rPr>
              <w:t>Constraints</w:t>
            </w:r>
            <w:r w:rsidRPr="1B3E8A2F">
              <w:rPr>
                <w:rFonts w:ascii="Arial" w:eastAsia="Arial" w:hAnsi="Arial" w:cs="Arial"/>
                <w:sz w:val="22"/>
                <w:szCs w:val="22"/>
                <w:lang w:eastAsia="en-US"/>
              </w:rPr>
              <w:t> </w:t>
            </w:r>
          </w:p>
        </w:tc>
      </w:tr>
      <w:tr w:rsidR="008A677A" w:rsidRPr="005E1F2C" w14:paraId="130C7BAA" w14:textId="77777777" w:rsidTr="0A318451">
        <w:trPr>
          <w:trHeight w:val="300"/>
        </w:trPr>
        <w:tc>
          <w:tcPr>
            <w:tcW w:w="90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31DA62F7" w14:textId="77777777" w:rsidR="00A666C3" w:rsidRDefault="005E1F2C" w:rsidP="005E1F2C">
            <w:pPr>
              <w:spacing w:after="0" w:line="240" w:lineRule="auto"/>
              <w:textAlignment w:val="baseline"/>
              <w:rPr>
                <w:rFonts w:ascii="Arial" w:eastAsia="Arial" w:hAnsi="Arial" w:cs="Arial"/>
                <w:sz w:val="22"/>
                <w:szCs w:val="22"/>
                <w:lang w:val="en" w:eastAsia="en-US"/>
              </w:rPr>
            </w:pPr>
            <w:r w:rsidRPr="1B3E8A2F">
              <w:rPr>
                <w:rFonts w:ascii="Arial" w:eastAsia="Arial" w:hAnsi="Arial" w:cs="Arial"/>
                <w:sz w:val="22"/>
                <w:szCs w:val="22"/>
                <w:lang w:val="en" w:eastAsia="en-US"/>
              </w:rPr>
              <w:t>MATLAB/</w:t>
            </w:r>
          </w:p>
          <w:p w14:paraId="75C5FB86" w14:textId="5F57440C" w:rsidR="005E1F2C" w:rsidRPr="005E1F2C" w:rsidRDefault="005E1F2C" w:rsidP="005E1F2C">
            <w:pPr>
              <w:spacing w:after="0" w:line="240" w:lineRule="auto"/>
              <w:textAlignment w:val="baseline"/>
              <w:rPr>
                <w:rFonts w:ascii="Arial" w:eastAsia="Arial" w:hAnsi="Arial" w:cs="Arial"/>
                <w:lang w:eastAsia="en-US"/>
              </w:rPr>
            </w:pPr>
            <w:r w:rsidRPr="1B3E8A2F">
              <w:rPr>
                <w:rFonts w:ascii="Arial" w:eastAsia="Arial" w:hAnsi="Arial" w:cs="Arial"/>
                <w:sz w:val="22"/>
                <w:szCs w:val="22"/>
                <w:lang w:val="en" w:eastAsia="en-US"/>
              </w:rPr>
              <w:t>Simulink</w:t>
            </w:r>
            <w:r w:rsidRPr="1B3E8A2F">
              <w:rPr>
                <w:rFonts w:ascii="Arial" w:eastAsia="Arial" w:hAnsi="Arial" w:cs="Arial"/>
                <w:sz w:val="22"/>
                <w:szCs w:val="22"/>
                <w:lang w:eastAsia="en-US"/>
              </w:rPr>
              <w:t> </w:t>
            </w:r>
          </w:p>
        </w:tc>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474F356C" w14:textId="22137912" w:rsidR="005E1F2C" w:rsidRPr="005E1F2C" w:rsidRDefault="005E1F2C" w:rsidP="005E1F2C">
            <w:pPr>
              <w:spacing w:after="0" w:line="240" w:lineRule="auto"/>
              <w:textAlignment w:val="baseline"/>
              <w:rPr>
                <w:rFonts w:ascii="Arial" w:eastAsia="Arial" w:hAnsi="Arial" w:cs="Arial"/>
                <w:lang w:eastAsia="en-US"/>
              </w:rPr>
            </w:pPr>
            <w:r w:rsidRPr="1B3E8A2F">
              <w:rPr>
                <w:rFonts w:ascii="Arial" w:eastAsia="Arial" w:hAnsi="Arial" w:cs="Arial"/>
                <w:sz w:val="22"/>
                <w:szCs w:val="22"/>
                <w:lang w:eastAsia="en-US"/>
              </w:rPr>
              <w:t>Parameters for chirp rate, BW, freq range  </w:t>
            </w:r>
          </w:p>
        </w:tc>
        <w:tc>
          <w:tcPr>
            <w:tcW w:w="14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44C13FE2" w14:textId="77777777" w:rsidR="005E1F2C" w:rsidRPr="005E1F2C" w:rsidRDefault="005E1F2C" w:rsidP="005E1F2C">
            <w:pPr>
              <w:spacing w:after="0" w:line="240" w:lineRule="auto"/>
              <w:textAlignment w:val="baseline"/>
              <w:rPr>
                <w:rFonts w:ascii="Arial" w:eastAsia="Arial" w:hAnsi="Arial" w:cs="Arial"/>
                <w:lang w:eastAsia="en-US"/>
              </w:rPr>
            </w:pPr>
            <w:r w:rsidRPr="1B3E8A2F">
              <w:rPr>
                <w:rFonts w:ascii="Arial" w:eastAsia="Arial" w:hAnsi="Arial" w:cs="Arial"/>
                <w:sz w:val="22"/>
                <w:szCs w:val="22"/>
                <w:lang w:val="en" w:eastAsia="en-US"/>
              </w:rPr>
              <w:t>HDL code</w:t>
            </w:r>
            <w:r w:rsidRPr="1B3E8A2F">
              <w:rPr>
                <w:rFonts w:ascii="Arial" w:eastAsia="Arial" w:hAnsi="Arial" w:cs="Arial"/>
                <w:sz w:val="22"/>
                <w:szCs w:val="22"/>
                <w:lang w:eastAsia="en-US"/>
              </w:rPr>
              <w:t> </w:t>
            </w:r>
          </w:p>
        </w:tc>
        <w:tc>
          <w:tcPr>
            <w:tcW w:w="53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44BC9E2A" w14:textId="2335A72D" w:rsidR="005E1F2C" w:rsidRPr="005E1F2C" w:rsidRDefault="005E1F2C" w:rsidP="005E1F2C">
            <w:pPr>
              <w:spacing w:after="0" w:line="240" w:lineRule="auto"/>
              <w:textAlignment w:val="baseline"/>
              <w:rPr>
                <w:rFonts w:ascii="Arial" w:eastAsia="Arial" w:hAnsi="Arial" w:cs="Arial"/>
                <w:lang w:eastAsia="en-US"/>
              </w:rPr>
            </w:pPr>
            <w:r w:rsidRPr="1B3E8A2F">
              <w:rPr>
                <w:rFonts w:ascii="Arial" w:eastAsia="Arial" w:hAnsi="Arial" w:cs="Arial"/>
                <w:sz w:val="22"/>
                <w:szCs w:val="22"/>
                <w:lang w:eastAsia="en-US"/>
              </w:rPr>
              <w:t>This specific RFSo</w:t>
            </w:r>
            <w:r w:rsidR="002772C8" w:rsidRPr="1B3E8A2F">
              <w:rPr>
                <w:rFonts w:ascii="Arial" w:eastAsia="Arial" w:hAnsi="Arial" w:cs="Arial"/>
                <w:sz w:val="22"/>
                <w:szCs w:val="22"/>
                <w:lang w:eastAsia="en-US"/>
              </w:rPr>
              <w:t>C</w:t>
            </w:r>
            <w:r w:rsidRPr="1B3E8A2F">
              <w:rPr>
                <w:rFonts w:ascii="Arial" w:eastAsia="Arial" w:hAnsi="Arial" w:cs="Arial"/>
                <w:sz w:val="22"/>
                <w:szCs w:val="22"/>
                <w:lang w:eastAsia="en-US"/>
              </w:rPr>
              <w:t xml:space="preserve"> is not supported in MATLAB libraries</w:t>
            </w:r>
          </w:p>
        </w:tc>
      </w:tr>
      <w:tr w:rsidR="008A677A" w:rsidRPr="005E1F2C" w14:paraId="5E5B4DDE" w14:textId="77777777" w:rsidTr="0A318451">
        <w:trPr>
          <w:trHeight w:val="300"/>
        </w:trPr>
        <w:tc>
          <w:tcPr>
            <w:tcW w:w="90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60F0EA65" w14:textId="77777777" w:rsidR="005E1F2C" w:rsidRPr="005E1F2C" w:rsidRDefault="005E1F2C" w:rsidP="005E1F2C">
            <w:pPr>
              <w:spacing w:after="0" w:line="240" w:lineRule="auto"/>
              <w:textAlignment w:val="baseline"/>
              <w:rPr>
                <w:rFonts w:ascii="Arial" w:eastAsia="Arial" w:hAnsi="Arial" w:cs="Arial"/>
                <w:lang w:eastAsia="en-US"/>
              </w:rPr>
            </w:pPr>
            <w:r w:rsidRPr="1B3E8A2F">
              <w:rPr>
                <w:rFonts w:ascii="Arial" w:eastAsia="Arial" w:hAnsi="Arial" w:cs="Arial"/>
                <w:sz w:val="22"/>
                <w:szCs w:val="22"/>
                <w:lang w:eastAsia="en-US"/>
              </w:rPr>
              <w:t>Vivado </w:t>
            </w:r>
          </w:p>
        </w:tc>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155D0307" w14:textId="77777777" w:rsidR="005E1F2C" w:rsidRPr="005E1F2C" w:rsidRDefault="005E1F2C" w:rsidP="005E1F2C">
            <w:pPr>
              <w:spacing w:after="0" w:line="240" w:lineRule="auto"/>
              <w:textAlignment w:val="baseline"/>
              <w:rPr>
                <w:rFonts w:ascii="Arial" w:eastAsia="Arial" w:hAnsi="Arial" w:cs="Arial"/>
                <w:lang w:eastAsia="en-US"/>
              </w:rPr>
            </w:pPr>
            <w:r w:rsidRPr="1B3E8A2F">
              <w:rPr>
                <w:rFonts w:ascii="Arial" w:eastAsia="Arial" w:hAnsi="Arial" w:cs="Arial"/>
                <w:sz w:val="22"/>
                <w:szCs w:val="22"/>
                <w:lang w:val="en" w:eastAsia="en-US"/>
              </w:rPr>
              <w:t>Board configuration (ZCU670), Vitis SDK (software configuration)</w:t>
            </w:r>
            <w:r w:rsidRPr="1B3E8A2F">
              <w:rPr>
                <w:rFonts w:ascii="Arial" w:eastAsia="Arial" w:hAnsi="Arial" w:cs="Arial"/>
                <w:sz w:val="22"/>
                <w:szCs w:val="22"/>
                <w:lang w:eastAsia="en-US"/>
              </w:rPr>
              <w:t> </w:t>
            </w:r>
          </w:p>
        </w:tc>
        <w:tc>
          <w:tcPr>
            <w:tcW w:w="14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062EEE2D" w14:textId="18EF5DC1" w:rsidR="00A620C5" w:rsidRDefault="005E1F2C" w:rsidP="005E1F2C">
            <w:pPr>
              <w:spacing w:after="0" w:line="240" w:lineRule="auto"/>
              <w:textAlignment w:val="baseline"/>
              <w:rPr>
                <w:rFonts w:ascii="Arial" w:eastAsia="Arial" w:hAnsi="Arial" w:cs="Arial"/>
                <w:sz w:val="22"/>
                <w:szCs w:val="22"/>
                <w:lang w:eastAsia="en-US"/>
              </w:rPr>
            </w:pPr>
            <w:r w:rsidRPr="1B3E8A2F">
              <w:rPr>
                <w:rFonts w:ascii="Arial" w:eastAsia="Arial" w:hAnsi="Arial" w:cs="Arial"/>
                <w:sz w:val="22"/>
                <w:szCs w:val="22"/>
                <w:lang w:eastAsia="en-US"/>
              </w:rPr>
              <w:t>USB JTAG Serial (</w:t>
            </w:r>
            <w:r w:rsidR="0F0BEE4D" w:rsidRPr="1B3E8A2F">
              <w:rPr>
                <w:rFonts w:ascii="Arial" w:eastAsia="Arial" w:hAnsi="Arial" w:cs="Arial"/>
                <w:sz w:val="22"/>
                <w:szCs w:val="22"/>
                <w:lang w:eastAsia="en-US"/>
              </w:rPr>
              <w:t>Heatmap</w:t>
            </w:r>
            <w:r w:rsidRPr="1B3E8A2F">
              <w:rPr>
                <w:rFonts w:ascii="Arial" w:eastAsia="Arial" w:hAnsi="Arial" w:cs="Arial"/>
                <w:sz w:val="22"/>
                <w:szCs w:val="22"/>
                <w:lang w:eastAsia="en-US"/>
              </w:rPr>
              <w:t>/</w:t>
            </w:r>
          </w:p>
          <w:p w14:paraId="2C49F152" w14:textId="2F846BF9" w:rsidR="005E1F2C" w:rsidRPr="005E1F2C" w:rsidRDefault="005E1F2C" w:rsidP="005E1F2C">
            <w:pPr>
              <w:spacing w:after="0" w:line="240" w:lineRule="auto"/>
              <w:textAlignment w:val="baseline"/>
              <w:rPr>
                <w:rFonts w:ascii="Arial" w:eastAsia="Arial" w:hAnsi="Arial" w:cs="Arial"/>
                <w:lang w:eastAsia="en-US"/>
              </w:rPr>
            </w:pPr>
            <w:r w:rsidRPr="1B3E8A2F">
              <w:rPr>
                <w:rFonts w:ascii="Arial" w:eastAsia="Arial" w:hAnsi="Arial" w:cs="Arial"/>
                <w:sz w:val="22"/>
                <w:szCs w:val="22"/>
                <w:lang w:eastAsia="en-US"/>
              </w:rPr>
              <w:t>control) </w:t>
            </w:r>
          </w:p>
        </w:tc>
        <w:tc>
          <w:tcPr>
            <w:tcW w:w="53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57D3406C" w14:textId="5F1A2DAF" w:rsidR="005E1F2C" w:rsidRPr="005E1F2C" w:rsidRDefault="005E1F2C" w:rsidP="005E1F2C">
            <w:pPr>
              <w:spacing w:after="0" w:line="240" w:lineRule="auto"/>
              <w:textAlignment w:val="baseline"/>
              <w:rPr>
                <w:rFonts w:ascii="Arial" w:eastAsia="Arial" w:hAnsi="Arial" w:cs="Arial"/>
                <w:highlight w:val="yellow"/>
                <w:lang w:eastAsia="en-US"/>
              </w:rPr>
            </w:pPr>
            <w:r w:rsidRPr="005E1F2C">
              <w:rPr>
                <w:rFonts w:ascii="Arial" w:eastAsia="Times New Roman" w:hAnsi="Arial" w:cs="Arial"/>
                <w:sz w:val="22"/>
                <w:szCs w:val="22"/>
                <w:lang w:eastAsia="en-US"/>
              </w:rPr>
              <w:t xml:space="preserve">Vitis must use C++, there are official RfSoc Limitations </w:t>
            </w:r>
            <w:r w:rsidR="0047465D">
              <w:rPr>
                <w:rFonts w:ascii="Arial" w:eastAsia="Times New Roman" w:hAnsi="Arial" w:cs="Arial"/>
                <w:sz w:val="22"/>
                <w:szCs w:val="22"/>
                <w:lang w:eastAsia="en-US"/>
              </w:rPr>
              <w:t xml:space="preserve">in reference </w:t>
            </w:r>
            <w:sdt>
              <w:sdtPr>
                <w:rPr>
                  <w:rFonts w:ascii="Arial" w:eastAsia="Arial" w:hAnsi="Arial" w:cs="Arial"/>
                  <w:sz w:val="22"/>
                  <w:szCs w:val="22"/>
                  <w:lang w:eastAsia="en-US"/>
                </w:rPr>
                <w:id w:val="-779885041"/>
                <w:citation/>
              </w:sdtPr>
              <w:sdtContent>
                <w:r w:rsidR="0047465D" w:rsidRPr="1B3E8A2F">
                  <w:rPr>
                    <w:rFonts w:ascii="Arial" w:eastAsia="Arial" w:hAnsi="Arial" w:cs="Arial"/>
                    <w:sz w:val="22"/>
                    <w:szCs w:val="22"/>
                    <w:lang w:eastAsia="en-US"/>
                  </w:rPr>
                  <w:fldChar w:fldCharType="begin"/>
                </w:r>
                <w:r w:rsidR="0047465D" w:rsidRPr="1B3E8A2F">
                  <w:rPr>
                    <w:rFonts w:ascii="Arial" w:eastAsia="Arial" w:hAnsi="Arial" w:cs="Arial"/>
                    <w:sz w:val="22"/>
                    <w:szCs w:val="22"/>
                    <w:lang w:eastAsia="en-US"/>
                  </w:rPr>
                  <w:instrText xml:space="preserve"> CITATION 2 \l 1033 </w:instrText>
                </w:r>
                <w:r w:rsidR="0047465D" w:rsidRPr="1B3E8A2F">
                  <w:rPr>
                    <w:rFonts w:ascii="Arial" w:eastAsia="Arial" w:hAnsi="Arial" w:cs="Arial"/>
                    <w:sz w:val="22"/>
                    <w:szCs w:val="22"/>
                    <w:lang w:eastAsia="en-US"/>
                  </w:rPr>
                  <w:fldChar w:fldCharType="separate"/>
                </w:r>
                <w:r w:rsidR="001621D4" w:rsidRPr="0004420F">
                  <w:rPr>
                    <w:rFonts w:ascii="Arial" w:eastAsia="Times New Roman" w:hAnsi="Arial" w:cs="Arial"/>
                    <w:sz w:val="22"/>
                    <w:szCs w:val="22"/>
                    <w:lang w:eastAsia="en-US"/>
                  </w:rPr>
                  <w:t>[1]</w:t>
                </w:r>
                <w:r w:rsidR="0047465D" w:rsidRPr="1B3E8A2F">
                  <w:rPr>
                    <w:rFonts w:ascii="Arial" w:eastAsia="Arial" w:hAnsi="Arial" w:cs="Arial"/>
                    <w:sz w:val="22"/>
                    <w:szCs w:val="22"/>
                    <w:lang w:eastAsia="en-US"/>
                  </w:rPr>
                  <w:fldChar w:fldCharType="end"/>
                </w:r>
              </w:sdtContent>
            </w:sdt>
          </w:p>
        </w:tc>
      </w:tr>
    </w:tbl>
    <w:p w14:paraId="3FC60D38" w14:textId="29FB3740" w:rsidR="00F72E9E" w:rsidRPr="00F72E9E" w:rsidRDefault="00C21DCF" w:rsidP="00F72E9E">
      <w:pPr>
        <w:rPr>
          <w:rFonts w:ascii="Arial" w:eastAsia="Arial" w:hAnsi="Arial" w:cs="Arial"/>
        </w:rPr>
      </w:pPr>
      <w:r>
        <w:tab/>
      </w:r>
      <w:r w:rsidR="00E56848" w:rsidRPr="1B3E8A2F">
        <w:rPr>
          <w:rFonts w:ascii="Arial" w:eastAsia="Arial" w:hAnsi="Arial" w:cs="Arial"/>
        </w:rPr>
        <w:t>T</w:t>
      </w:r>
      <w:r w:rsidR="00C95CA2" w:rsidRPr="1B3E8A2F">
        <w:rPr>
          <w:rFonts w:ascii="Arial" w:eastAsia="Arial" w:hAnsi="Arial" w:cs="Arial"/>
        </w:rPr>
        <w:t xml:space="preserve">he role of MATLAB/Simulink in this project has been primarily for modeling </w:t>
      </w:r>
      <w:r w:rsidR="005515DE" w:rsidRPr="1B3E8A2F">
        <w:rPr>
          <w:rFonts w:ascii="Arial" w:eastAsia="Arial" w:hAnsi="Arial" w:cs="Arial"/>
        </w:rPr>
        <w:t xml:space="preserve">DSP algorithms. </w:t>
      </w:r>
      <w:r w:rsidR="009A6DB0" w:rsidRPr="1B3E8A2F">
        <w:rPr>
          <w:rFonts w:ascii="Arial" w:eastAsia="Arial" w:hAnsi="Arial" w:cs="Arial"/>
        </w:rPr>
        <w:t>There is no MATLAB developer support for the ZCU670 RFSoC</w:t>
      </w:r>
      <w:r w:rsidR="00DA41ED" w:rsidRPr="1B3E8A2F">
        <w:rPr>
          <w:rFonts w:ascii="Arial" w:eastAsia="Arial" w:hAnsi="Arial" w:cs="Arial"/>
        </w:rPr>
        <w:t xml:space="preserve"> so the </w:t>
      </w:r>
      <w:r w:rsidR="00EF570E" w:rsidRPr="1B3E8A2F">
        <w:rPr>
          <w:rFonts w:ascii="Arial" w:eastAsia="Arial" w:hAnsi="Arial" w:cs="Arial"/>
        </w:rPr>
        <w:t xml:space="preserve">only way to </w:t>
      </w:r>
      <w:r w:rsidR="00173A43" w:rsidRPr="1B3E8A2F">
        <w:rPr>
          <w:rFonts w:ascii="Arial" w:eastAsia="Arial" w:hAnsi="Arial" w:cs="Arial"/>
        </w:rPr>
        <w:t xml:space="preserve">convert </w:t>
      </w:r>
      <w:r w:rsidR="007822FE" w:rsidRPr="1B3E8A2F">
        <w:rPr>
          <w:rFonts w:ascii="Arial" w:eastAsia="Arial" w:hAnsi="Arial" w:cs="Arial"/>
        </w:rPr>
        <w:t xml:space="preserve">Simulink models to HDL (the hardware level language </w:t>
      </w:r>
      <w:r w:rsidR="00813134" w:rsidRPr="1B3E8A2F">
        <w:rPr>
          <w:rFonts w:ascii="Arial" w:eastAsia="Arial" w:hAnsi="Arial" w:cs="Arial"/>
        </w:rPr>
        <w:t xml:space="preserve">the RFSoC </w:t>
      </w:r>
      <w:r w:rsidR="00DA39A0" w:rsidRPr="1B3E8A2F">
        <w:rPr>
          <w:rFonts w:ascii="Arial" w:eastAsia="Arial" w:hAnsi="Arial" w:cs="Arial"/>
        </w:rPr>
        <w:t>can be programmed with) is to use the HDL coder tool</w:t>
      </w:r>
      <w:r w:rsidR="00C96093" w:rsidRPr="1B3E8A2F">
        <w:rPr>
          <w:rFonts w:ascii="Arial" w:eastAsia="Arial" w:hAnsi="Arial" w:cs="Arial"/>
        </w:rPr>
        <w:t xml:space="preserve"> in Simulink </w:t>
      </w:r>
      <w:r w:rsidR="00C66A1C" w:rsidRPr="1B3E8A2F">
        <w:rPr>
          <w:rFonts w:ascii="Arial" w:eastAsia="Arial" w:hAnsi="Arial" w:cs="Arial"/>
        </w:rPr>
        <w:t xml:space="preserve">without a target device. </w:t>
      </w:r>
      <w:r w:rsidR="002C2C18" w:rsidRPr="1B3E8A2F">
        <w:rPr>
          <w:rFonts w:ascii="Arial" w:eastAsia="Arial" w:hAnsi="Arial" w:cs="Arial"/>
        </w:rPr>
        <w:t xml:space="preserve">The HDL is </w:t>
      </w:r>
      <w:r w:rsidR="004B7F77" w:rsidRPr="1B3E8A2F">
        <w:rPr>
          <w:rFonts w:ascii="Arial" w:eastAsia="Arial" w:hAnsi="Arial" w:cs="Arial"/>
        </w:rPr>
        <w:t xml:space="preserve">used in Vivado as a custom IP. </w:t>
      </w:r>
    </w:p>
    <w:p w14:paraId="57B9E948" w14:textId="77777777" w:rsidR="00EA61D6" w:rsidRDefault="00EA61D6" w:rsidP="00F72E9E">
      <w:pPr>
        <w:rPr>
          <w:rFonts w:ascii="Arial" w:eastAsia="Arial" w:hAnsi="Arial" w:cs="Arial"/>
        </w:rPr>
      </w:pPr>
    </w:p>
    <w:p w14:paraId="5140D16C" w14:textId="414A0CFD" w:rsidR="00D15A9C" w:rsidRPr="00564EDB" w:rsidRDefault="003D01F9" w:rsidP="00D15A9C">
      <w:pPr>
        <w:numPr>
          <w:ilvl w:val="0"/>
          <w:numId w:val="4"/>
        </w:numPr>
        <w:spacing w:after="0" w:line="240" w:lineRule="auto"/>
        <w:ind w:left="1080" w:firstLine="0"/>
        <w:textAlignment w:val="baseline"/>
        <w:rPr>
          <w:rFonts w:ascii="Arial" w:eastAsia="Arial" w:hAnsi="Arial" w:cs="Arial"/>
          <w:sz w:val="28"/>
          <w:szCs w:val="28"/>
          <w:lang w:eastAsia="en-US"/>
        </w:rPr>
      </w:pPr>
      <w:r w:rsidRPr="1B3E8A2F">
        <w:rPr>
          <w:rFonts w:ascii="Arial" w:eastAsia="Arial" w:hAnsi="Arial" w:cs="Arial"/>
          <w:sz w:val="28"/>
          <w:szCs w:val="28"/>
          <w:u w:val="single"/>
          <w:lang w:val="en" w:eastAsia="en-US"/>
        </w:rPr>
        <w:t xml:space="preserve">Digital </w:t>
      </w:r>
      <w:r w:rsidR="00D1390B" w:rsidRPr="1B3E8A2F">
        <w:rPr>
          <w:rFonts w:ascii="Arial" w:eastAsia="Arial" w:hAnsi="Arial" w:cs="Arial"/>
          <w:sz w:val="28"/>
          <w:szCs w:val="28"/>
          <w:u w:val="single"/>
          <w:lang w:val="en" w:eastAsia="en-US"/>
        </w:rPr>
        <w:t xml:space="preserve">Signal </w:t>
      </w:r>
      <w:r w:rsidR="3F2EA4FF" w:rsidRPr="1B3E8A2F">
        <w:rPr>
          <w:rFonts w:ascii="Arial" w:eastAsia="Arial" w:hAnsi="Arial" w:cs="Arial"/>
          <w:sz w:val="28"/>
          <w:szCs w:val="28"/>
          <w:u w:val="single"/>
          <w:lang w:val="en" w:eastAsia="en-US"/>
        </w:rPr>
        <w:t>Processing (</w:t>
      </w:r>
      <w:r w:rsidRPr="1B3E8A2F">
        <w:rPr>
          <w:rFonts w:ascii="Arial" w:eastAsia="Arial" w:hAnsi="Arial" w:cs="Arial"/>
          <w:sz w:val="28"/>
          <w:szCs w:val="28"/>
          <w:u w:val="single"/>
          <w:lang w:eastAsia="en-US"/>
        </w:rPr>
        <w:t>DSP)</w:t>
      </w:r>
    </w:p>
    <w:p w14:paraId="7FF4F010" w14:textId="77777777" w:rsidR="00564EDB" w:rsidRPr="005E1F2C" w:rsidRDefault="00564EDB" w:rsidP="00564EDB">
      <w:pPr>
        <w:spacing w:after="0" w:line="240" w:lineRule="auto"/>
        <w:ind w:left="1080"/>
        <w:textAlignment w:val="baseline"/>
        <w:rPr>
          <w:rFonts w:ascii="Arial" w:eastAsia="Arial" w:hAnsi="Arial" w:cs="Arial"/>
          <w:sz w:val="28"/>
          <w:szCs w:val="28"/>
          <w:lang w:eastAsia="en-US"/>
        </w:rPr>
      </w:pPr>
    </w:p>
    <w:p w14:paraId="54EA5487" w14:textId="04AA2D39" w:rsidR="00A5024E" w:rsidRDefault="002914DF" w:rsidP="43E50B68">
      <w:pPr>
        <w:ind w:firstLine="720"/>
        <w:rPr>
          <w:rFonts w:ascii="Arial" w:eastAsia="Arial" w:hAnsi="Arial" w:cs="Arial"/>
        </w:rPr>
      </w:pPr>
      <w:r w:rsidRPr="43E50B68">
        <w:rPr>
          <w:rFonts w:ascii="Arial" w:eastAsia="Arial" w:hAnsi="Arial" w:cs="Arial"/>
        </w:rPr>
        <w:t>A frequency modulated continuous wave</w:t>
      </w:r>
      <w:r w:rsidR="009179E5" w:rsidRPr="43E50B68">
        <w:rPr>
          <w:rFonts w:ascii="Arial" w:eastAsia="Arial" w:hAnsi="Arial" w:cs="Arial"/>
        </w:rPr>
        <w:t xml:space="preserve"> (FMCW)</w:t>
      </w:r>
      <w:r w:rsidR="00566627" w:rsidRPr="43E50B68">
        <w:rPr>
          <w:rFonts w:ascii="Arial" w:eastAsia="Arial" w:hAnsi="Arial" w:cs="Arial"/>
        </w:rPr>
        <w:t xml:space="preserve"> </w:t>
      </w:r>
      <w:r w:rsidR="005D7D6E" w:rsidRPr="43E50B68">
        <w:rPr>
          <w:rFonts w:ascii="Arial" w:eastAsia="Arial" w:hAnsi="Arial" w:cs="Arial"/>
        </w:rPr>
        <w:t>chirp signal</w:t>
      </w:r>
      <w:r w:rsidRPr="43E50B68">
        <w:rPr>
          <w:rFonts w:ascii="Arial" w:eastAsia="Arial" w:hAnsi="Arial" w:cs="Arial"/>
        </w:rPr>
        <w:t xml:space="preserve"> is used as the</w:t>
      </w:r>
      <w:r w:rsidR="001D5C80" w:rsidRPr="43E50B68">
        <w:rPr>
          <w:rFonts w:ascii="Arial" w:eastAsia="Arial" w:hAnsi="Arial" w:cs="Arial"/>
        </w:rPr>
        <w:t xml:space="preserve"> </w:t>
      </w:r>
      <w:r w:rsidRPr="43E50B68">
        <w:rPr>
          <w:rFonts w:ascii="Arial" w:eastAsia="Arial" w:hAnsi="Arial" w:cs="Arial"/>
        </w:rPr>
        <w:t xml:space="preserve">transmit waveform for this project. </w:t>
      </w:r>
      <w:r w:rsidR="0010795F" w:rsidRPr="43E50B68">
        <w:rPr>
          <w:rFonts w:ascii="Arial" w:eastAsia="Arial" w:hAnsi="Arial" w:cs="Arial"/>
        </w:rPr>
        <w:t xml:space="preserve">To detect distance to an object, </w:t>
      </w:r>
      <w:r w:rsidR="00383DAC" w:rsidRPr="43E50B68">
        <w:rPr>
          <w:rFonts w:ascii="Arial" w:eastAsia="Arial" w:hAnsi="Arial" w:cs="Arial"/>
        </w:rPr>
        <w:t xml:space="preserve">transmit a </w:t>
      </w:r>
      <w:r w:rsidR="008E101F" w:rsidRPr="43E50B68">
        <w:rPr>
          <w:rFonts w:ascii="Arial" w:eastAsia="Arial" w:hAnsi="Arial" w:cs="Arial"/>
        </w:rPr>
        <w:t xml:space="preserve">signal linearly increasing in frequency </w:t>
      </w:r>
      <w:r w:rsidR="004A0030" w:rsidRPr="43E50B68">
        <w:rPr>
          <w:rFonts w:ascii="Arial" w:eastAsia="Arial" w:hAnsi="Arial" w:cs="Arial"/>
        </w:rPr>
        <w:t>(figure 2).</w:t>
      </w:r>
      <w:r w:rsidR="00016A8E" w:rsidRPr="43E50B68">
        <w:rPr>
          <w:rFonts w:ascii="Arial" w:eastAsia="Arial" w:hAnsi="Arial" w:cs="Arial"/>
        </w:rPr>
        <w:t xml:space="preserve"> The </w:t>
      </w:r>
      <w:r w:rsidR="00875399" w:rsidRPr="43E50B68">
        <w:rPr>
          <w:rFonts w:ascii="Arial" w:eastAsia="Arial" w:hAnsi="Arial" w:cs="Arial"/>
        </w:rPr>
        <w:t xml:space="preserve">signal will reflect off the object to be detected </w:t>
      </w:r>
      <w:r w:rsidR="00523557" w:rsidRPr="43E50B68">
        <w:rPr>
          <w:rFonts w:ascii="Arial" w:eastAsia="Arial" w:hAnsi="Arial" w:cs="Arial"/>
        </w:rPr>
        <w:t>at some delay related to the speed of light</w:t>
      </w:r>
      <w:r w:rsidR="00A805CB" w:rsidRPr="43E50B68">
        <w:rPr>
          <w:rFonts w:ascii="Arial" w:eastAsia="Arial" w:hAnsi="Arial" w:cs="Arial"/>
        </w:rPr>
        <w:t xml:space="preserve">. </w:t>
      </w:r>
      <w:r w:rsidR="007852CC" w:rsidRPr="43E50B68">
        <w:rPr>
          <w:rFonts w:ascii="Arial" w:eastAsia="Arial" w:hAnsi="Arial" w:cs="Arial"/>
        </w:rPr>
        <w:t>The frequency difference between TX and RX is</w:t>
      </w:r>
      <w:r w:rsidR="003430DD" w:rsidRPr="43E50B68">
        <w:rPr>
          <w:rFonts w:ascii="Arial" w:eastAsia="Arial" w:hAnsi="Arial" w:cs="Arial"/>
        </w:rPr>
        <w:t xml:space="preserve"> directly related to the delay, which determines how far away the detected object is. </w:t>
      </w:r>
    </w:p>
    <w:p w14:paraId="490CB263" w14:textId="77777777" w:rsidR="008F5E95" w:rsidRDefault="008F5E95">
      <w:pPr>
        <w:rPr>
          <w:rFonts w:ascii="Arial" w:eastAsia="Arial" w:hAnsi="Arial" w:cs="Arial"/>
        </w:rPr>
      </w:pPr>
      <w:r w:rsidRPr="43E50B68">
        <w:rPr>
          <w:rFonts w:ascii="Arial" w:eastAsia="Arial" w:hAnsi="Arial" w:cs="Arial"/>
        </w:rPr>
        <w:br w:type="page"/>
      </w:r>
    </w:p>
    <w:p w14:paraId="718C138F" w14:textId="1C042899" w:rsidR="5C534058" w:rsidRDefault="5C534058" w:rsidP="43E50B68">
      <w:pPr>
        <w:spacing w:after="0"/>
        <w:ind w:left="720"/>
        <w:jc w:val="center"/>
        <w:rPr>
          <w:rFonts w:ascii="Arial" w:eastAsia="Arial" w:hAnsi="Arial" w:cs="Arial"/>
        </w:rPr>
      </w:pPr>
      <w:r>
        <w:rPr>
          <w:noProof/>
        </w:rPr>
        <mc:AlternateContent>
          <mc:Choice Requires="wpg">
            <w:drawing>
              <wp:inline distT="0" distB="0" distL="114300" distR="114300" wp14:anchorId="52B7DC43" wp14:editId="3EB167FB">
                <wp:extent cx="2667000" cy="3442335"/>
                <wp:effectExtent l="0" t="0" r="0" b="5715"/>
                <wp:docPr id="1834926583" name="Group 4"/>
                <wp:cNvGraphicFramePr/>
                <a:graphic xmlns:a="http://schemas.openxmlformats.org/drawingml/2006/main">
                  <a:graphicData uri="http://schemas.microsoft.com/office/word/2010/wordprocessingGroup">
                    <wpg:wgp>
                      <wpg:cNvGrpSpPr/>
                      <wpg:grpSpPr>
                        <a:xfrm>
                          <a:off x="0" y="0"/>
                          <a:ext cx="2667000" cy="3442335"/>
                          <a:chOff x="0" y="0"/>
                          <a:chExt cx="1931035" cy="2787015"/>
                        </a:xfrm>
                      </wpg:grpSpPr>
                      <pic:pic xmlns:pic="http://schemas.openxmlformats.org/drawingml/2006/picture">
                        <pic:nvPicPr>
                          <pic:cNvPr id="1784738933" name="Picture 7" descr="A single echo in an FMCW radar showing delay and beat frequency"/>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31035" cy="2320925"/>
                          </a:xfrm>
                          <a:prstGeom prst="rect">
                            <a:avLst/>
                          </a:prstGeom>
                          <a:noFill/>
                          <a:ln>
                            <a:noFill/>
                          </a:ln>
                        </pic:spPr>
                      </pic:pic>
                      <wps:wsp>
                        <wps:cNvPr id="84401586" name="Text Box 1"/>
                        <wps:cNvSpPr txBox="1"/>
                        <wps:spPr>
                          <a:xfrm>
                            <a:off x="0" y="2381250"/>
                            <a:ext cx="1931035" cy="405765"/>
                          </a:xfrm>
                          <a:prstGeom prst="rect">
                            <a:avLst/>
                          </a:prstGeom>
                          <a:solidFill>
                            <a:prstClr val="white"/>
                          </a:solidFill>
                          <a:ln>
                            <a:noFill/>
                          </a:ln>
                        </wps:spPr>
                        <wps:txbx>
                          <w:txbxContent>
                            <w:p w14:paraId="10C3519F" w14:textId="4C41B1AF" w:rsidR="007F0F3B" w:rsidRPr="00F223C4" w:rsidRDefault="007F0F3B" w:rsidP="007F0F3B">
                              <w:pPr>
                                <w:pStyle w:val="Caption"/>
                              </w:pPr>
                              <w:r w:rsidRPr="00984DA5">
                                <w:t>Figure</w:t>
                              </w:r>
                              <w:r>
                                <w:t xml:space="preserve"> </w:t>
                              </w:r>
                              <w:r>
                                <w:fldChar w:fldCharType="begin"/>
                              </w:r>
                              <w:r>
                                <w:instrText>SEQ Figure \* ARABIC</w:instrText>
                              </w:r>
                              <w:r>
                                <w:fldChar w:fldCharType="separate"/>
                              </w:r>
                              <w:r w:rsidR="0036478C">
                                <w:rPr>
                                  <w:noProof/>
                                </w:rPr>
                                <w:t>2</w:t>
                              </w:r>
                              <w:r>
                                <w:fldChar w:fldCharType="end"/>
                              </w:r>
                              <w:r>
                                <w:t xml:space="preserve"> - Chirp signal - linearly increases in frequency over time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xmlns:a="http://schemas.openxmlformats.org/drawingml/2006/main" xmlns:pic="http://schemas.openxmlformats.org/drawingml/2006/picture" xmlns:a14="http://schemas.microsoft.com/office/drawing/2010/main" xmlns:a16="http://schemas.microsoft.com/office/drawing/2014/main" xmlns:arto="http://schemas.microsoft.com/office/word/2006/arto">
            <w:pict>
              <v:group id="Group 4" style="width:210pt;height:271.05pt;mso-position-horizontal-relative:char;mso-position-vertical-relative:line" coordsize="19310,27870" o:spid="_x0000_s1029" w14:anchorId="52B7DC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">
                <v:shape id="Picture 7" style="position:absolute;width:19310;height:23209;visibility:visible;mso-wrap-style:square" alt="A single echo in an FMCW radar showing delay and beat frequency"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">
                  <v:imagedata o:title="A single echo in an FMCW radar showing delay and beat frequency" r:id="rId14"/>
                </v:shape>
                <v:shape id="_x0000_s1031" style="position:absolute;top:23812;width:19310;height:4058;visibility:visible;mso-wrap-style:square;v-text-anchor:top"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">
                  <v:textbox inset="0,0,0,0">
                    <w:txbxContent>
                      <w:p w:rsidRPr="00F223C4" w:rsidR="007F0F3B" w:rsidP="007F0F3B" w:rsidRDefault="007F0F3B" w14:paraId="10C3519F" w14:textId="4C41B1AF">
                        <w:pPr>
                          <w:pStyle w:val="Caption"/>
                        </w:pPr>
                        <w:r w:rsidRPr="00984DA5">
                          <w:t>Figure</w:t>
                        </w:r>
                        <w:r>
                          <w:t xml:space="preserve"> </w:t>
                        </w:r>
                        <w:r>
                          <w:fldChar w:fldCharType="begin"/>
                        </w:r>
                        <w:r>
                          <w:instrText>SEQ Figure \* ARABIC</w:instrText>
                        </w:r>
                        <w:r>
                          <w:fldChar w:fldCharType="separate"/>
                        </w:r>
                        <w:r w:rsidR="0036478C">
                          <w:rPr>
                            <w:noProof/>
                          </w:rPr>
                          <w:t>2</w:t>
                        </w:r>
                        <w:r>
                          <w:fldChar w:fldCharType="end"/>
                        </w:r>
                        <w:r>
                          <w:t xml:space="preserve"> - Chirp signal - linearly increases in frequency over time</w:t>
                        </w:r>
                      </w:p>
                    </w:txbxContent>
                  </v:textbox>
                </v:shape>
                <w10:anchorlock/>
              </v:group>
            </w:pict>
          </mc:Fallback>
        </mc:AlternateContent>
      </w:r>
    </w:p>
    <w:p w14:paraId="402A3172" w14:textId="4511CE84" w:rsidR="43E50B68" w:rsidRDefault="43E50B68" w:rsidP="43E50B68">
      <w:pPr>
        <w:spacing w:after="0"/>
        <w:ind w:left="720"/>
        <w:rPr>
          <w:rFonts w:ascii="Arial" w:eastAsia="Arial" w:hAnsi="Arial" w:cs="Arial"/>
          <w:color w:val="000000" w:themeColor="text1"/>
        </w:rPr>
      </w:pPr>
    </w:p>
    <w:p w14:paraId="7A1A3800" w14:textId="67507FE1" w:rsidR="007926F4" w:rsidRDefault="00D0160A" w:rsidP="00A5024E">
      <w:pPr>
        <w:spacing w:after="0"/>
        <w:ind w:left="720"/>
        <w:rPr>
          <w:rFonts w:ascii="Arial" w:eastAsia="Arial" w:hAnsi="Arial" w:cs="Arial"/>
        </w:rPr>
      </w:pPr>
      <w:r w:rsidRPr="43E50B68">
        <w:rPr>
          <w:rFonts w:ascii="Arial" w:eastAsia="Arial" w:hAnsi="Arial" w:cs="Arial"/>
          <w:color w:val="000000" w:themeColor="text1"/>
        </w:rPr>
        <w:t>A summary of t</w:t>
      </w:r>
      <w:r w:rsidR="003D01F9" w:rsidRPr="43E50B68">
        <w:rPr>
          <w:rFonts w:ascii="Arial" w:eastAsia="Arial" w:hAnsi="Arial" w:cs="Arial"/>
          <w:color w:val="000000" w:themeColor="text1"/>
        </w:rPr>
        <w:t>he DSP for the RX waveform is as follows:</w:t>
      </w:r>
    </w:p>
    <w:p w14:paraId="0B44E74B" w14:textId="6FD0CD9D" w:rsidR="43E50B68" w:rsidRDefault="43E50B68" w:rsidP="43E50B68">
      <w:pPr>
        <w:spacing w:after="0"/>
        <w:ind w:left="720"/>
        <w:jc w:val="center"/>
        <w:rPr>
          <w:rFonts w:ascii="Arial" w:eastAsia="Arial" w:hAnsi="Arial" w:cs="Arial"/>
        </w:rPr>
      </w:pPr>
    </w:p>
    <w:p w14:paraId="0A55E652" w14:textId="73106A37" w:rsidR="007926F4" w:rsidRPr="007926F4" w:rsidRDefault="007926F4" w:rsidP="00A5024E">
      <w:pPr>
        <w:numPr>
          <w:ilvl w:val="1"/>
          <w:numId w:val="6"/>
        </w:numPr>
        <w:spacing w:after="0" w:line="240" w:lineRule="auto"/>
        <w:rPr>
          <w:rFonts w:ascii="Arial" w:eastAsia="Arial" w:hAnsi="Arial" w:cs="Arial"/>
        </w:rPr>
      </w:pPr>
      <w:r w:rsidRPr="1B3E8A2F">
        <w:rPr>
          <w:rFonts w:ascii="Arial" w:eastAsia="Arial" w:hAnsi="Arial" w:cs="Arial"/>
        </w:rPr>
        <w:t xml:space="preserve">Sample output of </w:t>
      </w:r>
      <w:r w:rsidR="00ED2C53" w:rsidRPr="1B3E8A2F">
        <w:rPr>
          <w:rFonts w:ascii="Arial" w:eastAsia="Arial" w:hAnsi="Arial" w:cs="Arial"/>
        </w:rPr>
        <w:t>the analog to digital converter (ADC)</w:t>
      </w:r>
    </w:p>
    <w:p w14:paraId="1C7181C0" w14:textId="77777777" w:rsidR="007926F4" w:rsidRPr="007926F4" w:rsidRDefault="007926F4" w:rsidP="00A5024E">
      <w:pPr>
        <w:numPr>
          <w:ilvl w:val="2"/>
          <w:numId w:val="6"/>
        </w:numPr>
        <w:spacing w:after="0" w:line="240" w:lineRule="auto"/>
        <w:rPr>
          <w:rFonts w:ascii="Arial" w:eastAsia="Arial" w:hAnsi="Arial" w:cs="Arial"/>
        </w:rPr>
      </w:pPr>
      <w:r w:rsidRPr="1B3E8A2F">
        <w:rPr>
          <w:rFonts w:ascii="Arial" w:eastAsia="Arial" w:hAnsi="Arial" w:cs="Arial"/>
        </w:rPr>
        <w:t>This is the baseband frequency difference signal</w:t>
      </w:r>
    </w:p>
    <w:p w14:paraId="498B71CD" w14:textId="52E431DA" w:rsidR="007926F4" w:rsidRPr="007926F4" w:rsidRDefault="007926F4" w:rsidP="00A5024E">
      <w:pPr>
        <w:numPr>
          <w:ilvl w:val="1"/>
          <w:numId w:val="6"/>
        </w:numPr>
        <w:spacing w:after="0" w:line="240" w:lineRule="auto"/>
        <w:rPr>
          <w:rFonts w:ascii="Arial" w:eastAsia="Arial" w:hAnsi="Arial" w:cs="Arial"/>
        </w:rPr>
      </w:pPr>
      <w:r w:rsidRPr="1B3E8A2F">
        <w:rPr>
          <w:rFonts w:ascii="Arial" w:eastAsia="Arial" w:hAnsi="Arial" w:cs="Arial"/>
        </w:rPr>
        <w:t>Compute FFT to determine the beat frequency</w:t>
      </w:r>
      <w:r w:rsidR="00410DEA" w:rsidRPr="1B3E8A2F">
        <w:rPr>
          <w:rFonts w:ascii="Arial" w:eastAsia="Arial" w:hAnsi="Arial" w:cs="Arial"/>
        </w:rPr>
        <w:t xml:space="preserve"> (difference in frequency)</w:t>
      </w:r>
    </w:p>
    <w:p w14:paraId="05999127" w14:textId="77777777" w:rsidR="007926F4" w:rsidRPr="007926F4" w:rsidRDefault="007926F4" w:rsidP="00A5024E">
      <w:pPr>
        <w:numPr>
          <w:ilvl w:val="2"/>
          <w:numId w:val="6"/>
        </w:numPr>
        <w:spacing w:after="0" w:line="240" w:lineRule="auto"/>
        <w:rPr>
          <w:rFonts w:ascii="Arial" w:eastAsia="Arial" w:hAnsi="Arial" w:cs="Arial"/>
        </w:rPr>
      </w:pPr>
      <w:r w:rsidRPr="1B3E8A2F">
        <w:rPr>
          <w:rFonts w:ascii="Arial" w:eastAsia="Arial" w:hAnsi="Arial" w:cs="Arial"/>
        </w:rPr>
        <w:t>Larger chirp bandwidths yield finer range resolution</w:t>
      </w:r>
    </w:p>
    <w:p w14:paraId="6F624A2D" w14:textId="22BAAD55" w:rsidR="007926F4" w:rsidRPr="007926F4" w:rsidRDefault="00002F6E" w:rsidP="1B3E8A2F">
      <w:pPr>
        <w:spacing w:after="0" w:line="240" w:lineRule="auto"/>
        <w:jc w:val="center"/>
        <w:rPr>
          <w:rFonts w:ascii="Arial" w:eastAsia="Arial" w:hAnsi="Arial" w:cs="Arial"/>
        </w:rPr>
      </w:pPr>
      <m:oMathPara>
        <m:oMath>
          <m:r>
            <m:rPr>
              <m:sty m:val="p"/>
            </m:rPr>
            <w:rPr>
              <w:rFonts w:ascii="Cambria Math" w:hAnsi="Cambria Math"/>
            </w:rPr>
            <m:t>Δ</m:t>
          </m:r>
          <m:r>
            <w:rPr>
              <w:rFonts w:ascii="Cambria Math" w:hAnsi="Cambria Math"/>
            </w:rPr>
            <m:t>d=</m:t>
          </m:r>
          <m:f>
            <m:fPr>
              <m:ctrlPr>
                <w:rPr>
                  <w:rFonts w:ascii="Cambria Math" w:hAnsi="Cambria Math"/>
                  <w:i/>
                  <w:iCs/>
                </w:rPr>
              </m:ctrlPr>
            </m:fPr>
            <m:num>
              <m:r>
                <w:rPr>
                  <w:rFonts w:ascii="Cambria Math" w:hAnsi="Cambria Math"/>
                </w:rPr>
                <m:t>c</m:t>
              </m:r>
            </m:num>
            <m:den>
              <m:r>
                <w:rPr>
                  <w:rFonts w:ascii="Cambria Math" w:hAnsi="Cambria Math"/>
                </w:rPr>
                <m:t>2B</m:t>
              </m:r>
            </m:den>
          </m:f>
        </m:oMath>
      </m:oMathPara>
    </w:p>
    <w:p w14:paraId="28C4855A" w14:textId="77777777" w:rsidR="009036DC" w:rsidRDefault="007926F4" w:rsidP="009036DC">
      <w:pPr>
        <w:numPr>
          <w:ilvl w:val="2"/>
          <w:numId w:val="6"/>
        </w:numPr>
        <w:spacing w:after="0" w:line="240" w:lineRule="auto"/>
        <w:rPr>
          <w:rFonts w:ascii="Arial" w:eastAsia="Arial" w:hAnsi="Arial" w:cs="Arial"/>
        </w:rPr>
      </w:pPr>
      <w:r w:rsidRPr="1B3E8A2F">
        <w:rPr>
          <w:rFonts w:ascii="Arial" w:eastAsia="Arial" w:hAnsi="Arial" w:cs="Arial"/>
        </w:rPr>
        <w:t>Higher sampling and longer chirps yield further max range</w:t>
      </w:r>
    </w:p>
    <w:p w14:paraId="163CA1D8" w14:textId="1F1F44DE" w:rsidR="007926F4" w:rsidRPr="007926F4" w:rsidRDefault="001E6378" w:rsidP="001E6378">
      <w:pPr>
        <w:spacing w:after="0" w:line="240" w:lineRule="auto"/>
        <w:rPr>
          <w:rFonts w:ascii="Arial" w:eastAsia="Arial" w:hAnsi="Arial" w:cs="Arial"/>
        </w:rPr>
      </w:pPr>
      <w:r w:rsidRPr="1B3E8A2F">
        <w:rPr>
          <w:rFonts w:ascii="Arial" w:eastAsia="Arial" w:hAnsi="Arial" w:cs="Arial"/>
        </w:rPr>
        <w:t xml:space="preserve">                                   </w:t>
      </w:r>
      <w:r>
        <w:tab/>
      </w:r>
      <w:r>
        <w:tab/>
      </w:r>
      <w:r w:rsidR="40BF930C" w:rsidRPr="1B3E8A2F">
        <w:rPr>
          <w:rFonts w:ascii="Arial" w:eastAsia="Arial" w:hAnsi="Arial" w:cs="Arial"/>
        </w:rPr>
        <w:t xml:space="preserve">     </w:t>
      </w:r>
      <w:r w:rsidRPr="1B3E8A2F">
        <w:rPr>
          <w:rFonts w:ascii="Arial" w:eastAsia="Arial" w:hAnsi="Arial" w:cs="Arial"/>
        </w:rPr>
        <w:t xml:space="preserve"> </w:t>
      </w:r>
      <m:oMath>
        <m:sSub>
          <m:sSubPr>
            <m:ctrlPr>
              <w:rPr>
                <w:rFonts w:ascii="Cambria Math" w:hAnsi="Cambria Math"/>
                <w:i/>
                <w:iCs/>
              </w:rPr>
            </m:ctrlPr>
          </m:sSubPr>
          <m:e>
            <m:r>
              <w:rPr>
                <w:rFonts w:ascii="Cambria Math" w:hAnsi="Cambria Math"/>
              </w:rPr>
              <m:t>d</m:t>
            </m:r>
          </m:e>
          <m:sub>
            <m:r>
              <w:rPr>
                <w:rFonts w:ascii="Cambria Math" w:hAnsi="Cambria Math"/>
              </w:rPr>
              <m:t>max</m:t>
            </m:r>
          </m:sub>
        </m:sSub>
        <m:r>
          <w:rPr>
            <w:rFonts w:ascii="Cambria Math" w:hAnsi="Cambria Math"/>
          </w:rPr>
          <m:t>≤ </m:t>
        </m:r>
        <m:f>
          <m:fPr>
            <m:ctrlPr>
              <w:rPr>
                <w:rFonts w:ascii="Cambria Math" w:hAnsi="Cambria Math"/>
                <w:i/>
                <w:iCs/>
              </w:rPr>
            </m:ctrlPr>
          </m:fPr>
          <m:num>
            <m:r>
              <w:rPr>
                <w:rFonts w:ascii="Cambria Math" w:hAnsi="Cambria Math"/>
              </w:rPr>
              <m:t>c</m:t>
            </m:r>
            <m:sSub>
              <m:sSubPr>
                <m:ctrlPr>
                  <w:rPr>
                    <w:rFonts w:ascii="Cambria Math" w:hAnsi="Cambria Math"/>
                    <w:i/>
                    <w:iCs/>
                  </w:rPr>
                </m:ctrlPr>
              </m:sSubPr>
              <m:e>
                <m:r>
                  <w:rPr>
                    <w:rFonts w:ascii="Cambria Math" w:hAnsi="Cambria Math"/>
                  </w:rPr>
                  <m:t>T</m:t>
                </m:r>
              </m:e>
              <m:sub>
                <m:r>
                  <w:rPr>
                    <w:rFonts w:ascii="Cambria Math" w:hAnsi="Cambria Math"/>
                  </w:rPr>
                  <m:t>c</m:t>
                </m:r>
              </m:sub>
            </m:sSub>
          </m:num>
          <m:den>
            <m:r>
              <w:rPr>
                <w:rFonts w:ascii="Cambria Math" w:hAnsi="Cambria Math"/>
              </w:rPr>
              <m:t>2B</m:t>
            </m:r>
          </m:den>
        </m:f>
        <m:sSub>
          <m:sSubPr>
            <m:ctrlPr>
              <w:rPr>
                <w:rFonts w:ascii="Cambria Math" w:hAnsi="Cambria Math"/>
                <w:i/>
                <w:iCs/>
              </w:rPr>
            </m:ctrlPr>
          </m:sSubPr>
          <m:e>
            <m:r>
              <w:rPr>
                <w:rFonts w:ascii="Cambria Math" w:hAnsi="Cambria Math"/>
              </w:rPr>
              <m:t>F</m:t>
            </m:r>
          </m:e>
          <m:sub>
            <m:r>
              <w:rPr>
                <w:rFonts w:ascii="Cambria Math" w:hAnsi="Cambria Math"/>
              </w:rPr>
              <m:t>s</m:t>
            </m:r>
          </m:sub>
        </m:sSub>
      </m:oMath>
    </w:p>
    <w:p w14:paraId="2F198E46" w14:textId="77777777" w:rsidR="007926F4" w:rsidRPr="007926F4" w:rsidRDefault="007926F4" w:rsidP="00A5024E">
      <w:pPr>
        <w:numPr>
          <w:ilvl w:val="1"/>
          <w:numId w:val="6"/>
        </w:numPr>
        <w:spacing w:after="0" w:line="240" w:lineRule="auto"/>
        <w:rPr>
          <w:rFonts w:ascii="Arial" w:eastAsia="Arial" w:hAnsi="Arial" w:cs="Arial"/>
        </w:rPr>
      </w:pPr>
      <w:r w:rsidRPr="1B3E8A2F">
        <w:rPr>
          <w:rFonts w:ascii="Arial" w:eastAsia="Arial" w:hAnsi="Arial" w:cs="Arial"/>
        </w:rPr>
        <w:t>Convert measured frequency to corresponding distance</w:t>
      </w:r>
    </w:p>
    <w:p w14:paraId="38172B3B" w14:textId="79FE1940" w:rsidR="008B5D13" w:rsidRPr="008B5D13" w:rsidRDefault="001E6378" w:rsidP="00D0160A">
      <w:pPr>
        <w:spacing w:after="0" w:line="240" w:lineRule="auto"/>
        <w:ind w:left="1440" w:firstLine="720"/>
        <w:rPr>
          <w:rFonts w:ascii="Arial" w:eastAsia="Arial" w:hAnsi="Arial" w:cs="Arial"/>
        </w:rPr>
      </w:pPr>
      <w:r w:rsidRPr="1B3E8A2F">
        <w:rPr>
          <w:rFonts w:ascii="Arial" w:eastAsia="Arial" w:hAnsi="Arial" w:cs="Arial"/>
        </w:rPr>
        <w:t xml:space="preserve">                    </w:t>
      </w:r>
      <w:r w:rsidR="1D634B14" w:rsidRPr="1B3E8A2F">
        <w:rPr>
          <w:rFonts w:ascii="Arial" w:eastAsia="Arial" w:hAnsi="Arial" w:cs="Arial"/>
        </w:rPr>
        <w:t xml:space="preserve">       </w:t>
      </w:r>
      <m:oMath>
        <m:sSub>
          <m:sSubPr>
            <m:ctrlPr>
              <w:rPr>
                <w:rFonts w:ascii="Cambria Math" w:hAnsi="Cambria Math"/>
                <w:i/>
                <w:iCs/>
              </w:rPr>
            </m:ctrlPr>
          </m:sSubPr>
          <m:e>
            <m:r>
              <w:rPr>
                <w:rFonts w:ascii="Cambria Math" w:hAnsi="Cambria Math"/>
              </w:rPr>
              <m:t>d</m:t>
            </m:r>
          </m:e>
          <m:sub>
            <m:r>
              <w:rPr>
                <w:rFonts w:ascii="Cambria Math" w:hAnsi="Cambria Math"/>
              </w:rPr>
              <m:t>target</m:t>
            </m:r>
          </m:sub>
        </m:sSub>
        <m:r>
          <w:rPr>
            <w:rFonts w:ascii="Cambria Math" w:hAnsi="Cambria Math"/>
          </w:rPr>
          <m:t>=</m:t>
        </m:r>
        <m:f>
          <m:fPr>
            <m:ctrlPr>
              <w:rPr>
                <w:rFonts w:ascii="Cambria Math" w:hAnsi="Cambria Math"/>
                <w:i/>
                <w:iCs/>
              </w:rPr>
            </m:ctrlPr>
          </m:fPr>
          <m:num>
            <m:r>
              <w:rPr>
                <w:rFonts w:ascii="Cambria Math" w:hAnsi="Cambria Math"/>
              </w:rPr>
              <m:t>c</m:t>
            </m:r>
            <m:sSub>
              <m:sSubPr>
                <m:ctrlPr>
                  <w:rPr>
                    <w:rFonts w:ascii="Cambria Math" w:hAnsi="Cambria Math"/>
                    <w:i/>
                    <w:iCs/>
                  </w:rPr>
                </m:ctrlPr>
              </m:sSubPr>
              <m:e>
                <m:r>
                  <w:rPr>
                    <w:rFonts w:ascii="Cambria Math" w:hAnsi="Cambria Math"/>
                  </w:rPr>
                  <m:t>f</m:t>
                </m:r>
              </m:e>
              <m:sub>
                <m:r>
                  <w:rPr>
                    <w:rFonts w:ascii="Cambria Math" w:hAnsi="Cambria Math"/>
                  </w:rPr>
                  <m:t>b</m:t>
                </m:r>
              </m:sub>
            </m:sSub>
            <m:sSub>
              <m:sSubPr>
                <m:ctrlPr>
                  <w:rPr>
                    <w:rFonts w:ascii="Cambria Math" w:hAnsi="Cambria Math"/>
                    <w:i/>
                    <w:iCs/>
                  </w:rPr>
                </m:ctrlPr>
              </m:sSubPr>
              <m:e>
                <m:r>
                  <w:rPr>
                    <w:rFonts w:ascii="Cambria Math" w:hAnsi="Cambria Math"/>
                  </w:rPr>
                  <m:t>T</m:t>
                </m:r>
              </m:e>
              <m:sub>
                <m:r>
                  <w:rPr>
                    <w:rFonts w:ascii="Cambria Math" w:hAnsi="Cambria Math"/>
                  </w:rPr>
                  <m:t>c</m:t>
                </m:r>
              </m:sub>
            </m:sSub>
          </m:num>
          <m:den>
            <m:r>
              <w:rPr>
                <w:rFonts w:ascii="Cambria Math" w:hAnsi="Cambria Math"/>
              </w:rPr>
              <m:t>2B</m:t>
            </m:r>
          </m:den>
        </m:f>
      </m:oMath>
      <w:r w:rsidR="007926F4" w:rsidRPr="1B3E8A2F">
        <w:rPr>
          <w:rFonts w:ascii="Arial" w:eastAsia="Arial" w:hAnsi="Arial" w:cs="Arial"/>
        </w:rPr>
        <w:t xml:space="preserve"> </w:t>
      </w:r>
    </w:p>
    <w:p w14:paraId="26696266" w14:textId="68CD24D5" w:rsidR="00A41DEE" w:rsidRDefault="002A0039" w:rsidP="007041BC">
      <w:pPr>
        <w:pStyle w:val="Heading2"/>
        <w:rPr>
          <w:rFonts w:ascii="Arial" w:eastAsia="Arial" w:hAnsi="Arial" w:cs="Arial"/>
        </w:rPr>
      </w:pPr>
      <w:bookmarkStart w:id="7" w:name="_Toc164111521"/>
      <w:r w:rsidRPr="1B3E8A2F">
        <w:rPr>
          <w:rFonts w:ascii="Arial" w:eastAsia="Arial" w:hAnsi="Arial" w:cs="Arial"/>
        </w:rPr>
        <w:t>Specifications</w:t>
      </w:r>
      <w:bookmarkEnd w:id="7"/>
    </w:p>
    <w:p w14:paraId="0FE49D38" w14:textId="4EAB23A4" w:rsidR="008F5E95" w:rsidRDefault="008F00F3" w:rsidP="43E50B68">
      <w:pPr>
        <w:ind w:firstLine="720"/>
        <w:rPr>
          <w:rFonts w:ascii="Arial" w:eastAsia="Arial" w:hAnsi="Arial" w:cs="Arial"/>
        </w:rPr>
      </w:pPr>
      <w:r w:rsidRPr="43E50B68">
        <w:rPr>
          <w:rFonts w:ascii="Arial" w:eastAsia="Arial" w:hAnsi="Arial" w:cs="Arial"/>
        </w:rPr>
        <w:t>The specifications for the product are as follows</w:t>
      </w:r>
      <w:r w:rsidR="00937FD9" w:rsidRPr="43E50B68">
        <w:rPr>
          <w:rFonts w:ascii="Arial" w:eastAsia="Arial" w:hAnsi="Arial" w:cs="Arial"/>
        </w:rPr>
        <w:t xml:space="preserve"> in </w:t>
      </w:r>
      <w:r w:rsidR="00870089" w:rsidRPr="43E50B68">
        <w:rPr>
          <w:rFonts w:ascii="Arial" w:eastAsia="Arial" w:hAnsi="Arial" w:cs="Arial"/>
        </w:rPr>
        <w:t>T</w:t>
      </w:r>
      <w:r w:rsidR="00937FD9" w:rsidRPr="43E50B68">
        <w:rPr>
          <w:rFonts w:ascii="Arial" w:eastAsia="Arial" w:hAnsi="Arial" w:cs="Arial"/>
        </w:rPr>
        <w:t xml:space="preserve">able </w:t>
      </w:r>
      <w:r w:rsidR="00870089" w:rsidRPr="43E50B68">
        <w:rPr>
          <w:rFonts w:ascii="Arial" w:eastAsia="Arial" w:hAnsi="Arial" w:cs="Arial"/>
        </w:rPr>
        <w:t>3</w:t>
      </w:r>
      <w:r w:rsidR="00571E1B" w:rsidRPr="43E50B68">
        <w:rPr>
          <w:rFonts w:ascii="Arial" w:eastAsia="Arial" w:hAnsi="Arial" w:cs="Arial"/>
        </w:rPr>
        <w:t xml:space="preserve">, labeled by FUNCTION, </w:t>
      </w:r>
      <w:r w:rsidR="00BA056A" w:rsidRPr="43E50B68">
        <w:rPr>
          <w:rFonts w:ascii="Arial" w:eastAsia="Arial" w:hAnsi="Arial" w:cs="Arial"/>
        </w:rPr>
        <w:t xml:space="preserve">PERFORMANCE, </w:t>
      </w:r>
      <w:r w:rsidR="00413771" w:rsidRPr="43E50B68">
        <w:rPr>
          <w:rFonts w:ascii="Arial" w:eastAsia="Arial" w:hAnsi="Arial" w:cs="Arial"/>
        </w:rPr>
        <w:t>COMPLIANCE</w:t>
      </w:r>
      <w:r w:rsidR="009027F1" w:rsidRPr="43E50B68">
        <w:rPr>
          <w:rFonts w:ascii="Arial" w:eastAsia="Arial" w:hAnsi="Arial" w:cs="Arial"/>
        </w:rPr>
        <w:t>, E</w:t>
      </w:r>
      <w:r w:rsidR="004D4B1E" w:rsidRPr="43E50B68">
        <w:rPr>
          <w:rFonts w:ascii="Arial" w:eastAsia="Arial" w:hAnsi="Arial" w:cs="Arial"/>
        </w:rPr>
        <w:t>N</w:t>
      </w:r>
      <w:r w:rsidR="009027F1" w:rsidRPr="43E50B68">
        <w:rPr>
          <w:rFonts w:ascii="Arial" w:eastAsia="Arial" w:hAnsi="Arial" w:cs="Arial"/>
        </w:rPr>
        <w:t xml:space="preserve">VIROMENTAL, RELIABILITY, </w:t>
      </w:r>
      <w:r w:rsidR="00EF5686" w:rsidRPr="43E50B68">
        <w:rPr>
          <w:rFonts w:ascii="Arial" w:eastAsia="Arial" w:hAnsi="Arial" w:cs="Arial"/>
        </w:rPr>
        <w:t>INPUT/OUTPUT,</w:t>
      </w:r>
      <w:r w:rsidR="003E458E" w:rsidRPr="43E50B68">
        <w:rPr>
          <w:rFonts w:ascii="Arial" w:eastAsia="Arial" w:hAnsi="Arial" w:cs="Arial"/>
        </w:rPr>
        <w:t xml:space="preserve"> </w:t>
      </w:r>
      <w:r w:rsidR="00EB578B" w:rsidRPr="43E50B68">
        <w:rPr>
          <w:rFonts w:ascii="Arial" w:eastAsia="Arial" w:hAnsi="Arial" w:cs="Arial"/>
        </w:rPr>
        <w:t>and CONFIGURATION</w:t>
      </w:r>
      <w:r w:rsidRPr="43E50B68">
        <w:rPr>
          <w:rFonts w:ascii="Arial" w:eastAsia="Arial" w:hAnsi="Arial" w:cs="Arial"/>
        </w:rPr>
        <w:t>:</w:t>
      </w:r>
    </w:p>
    <w:tbl>
      <w:tblPr>
        <w:tblW w:w="9463" w:type="dxa"/>
        <w:tblCellMar>
          <w:top w:w="15" w:type="dxa"/>
          <w:bottom w:w="15" w:type="dxa"/>
        </w:tblCellMar>
        <w:tblLook w:val="04A0" w:firstRow="1" w:lastRow="0" w:firstColumn="1" w:lastColumn="0" w:noHBand="0" w:noVBand="1"/>
      </w:tblPr>
      <w:tblGrid>
        <w:gridCol w:w="794"/>
        <w:gridCol w:w="8669"/>
      </w:tblGrid>
      <w:tr w:rsidR="001E1E76" w:rsidRPr="00EC7B80" w14:paraId="58E6C3EE" w14:textId="77777777" w:rsidTr="0A318451">
        <w:trPr>
          <w:trHeight w:val="315"/>
        </w:trPr>
        <w:tc>
          <w:tcPr>
            <w:tcW w:w="946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7B4A86" w14:textId="5A366D12" w:rsidR="001E1E76" w:rsidRPr="00627796" w:rsidRDefault="001E1E76" w:rsidP="00EC7B80">
            <w:pPr>
              <w:spacing w:after="0" w:line="240" w:lineRule="auto"/>
              <w:rPr>
                <w:rFonts w:ascii="Arial" w:eastAsia="Arial" w:hAnsi="Arial" w:cs="Arial"/>
                <w:b/>
                <w:color w:val="000000"/>
                <w:sz w:val="20"/>
                <w:szCs w:val="20"/>
                <w:lang w:eastAsia="en-US"/>
              </w:rPr>
            </w:pPr>
            <w:r w:rsidRPr="1B3E8A2F">
              <w:rPr>
                <w:rFonts w:ascii="Arial" w:eastAsia="Arial" w:hAnsi="Arial" w:cs="Arial"/>
                <w:b/>
                <w:color w:val="000000" w:themeColor="text1"/>
                <w:sz w:val="20"/>
                <w:szCs w:val="20"/>
                <w:lang w:eastAsia="en-US"/>
              </w:rPr>
              <w:t>Table 3</w:t>
            </w:r>
          </w:p>
        </w:tc>
      </w:tr>
      <w:tr w:rsidR="00EC7B80" w:rsidRPr="00EC7B80" w14:paraId="1EC2E152" w14:textId="77777777" w:rsidTr="0A318451">
        <w:trPr>
          <w:trHeight w:val="315"/>
        </w:trPr>
        <w:tc>
          <w:tcPr>
            <w:tcW w:w="7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20532AF" w14:textId="77777777" w:rsidR="00EC7B80" w:rsidRPr="00EC7B80" w:rsidRDefault="00EC7B80" w:rsidP="00EC7B80">
            <w:pPr>
              <w:spacing w:after="0" w:line="240" w:lineRule="auto"/>
              <w:jc w:val="center"/>
              <w:rPr>
                <w:rFonts w:ascii="Arial" w:eastAsia="Arial" w:hAnsi="Arial" w:cs="Arial"/>
                <w:color w:val="000000"/>
                <w:sz w:val="20"/>
                <w:szCs w:val="20"/>
                <w:lang w:eastAsia="en-US"/>
              </w:rPr>
            </w:pPr>
            <w:r w:rsidRPr="1B3E8A2F">
              <w:rPr>
                <w:rFonts w:ascii="Arial" w:eastAsia="Arial" w:hAnsi="Arial" w:cs="Arial"/>
                <w:color w:val="000000" w:themeColor="text1"/>
                <w:sz w:val="20"/>
                <w:szCs w:val="20"/>
                <w:lang w:eastAsia="en-US"/>
              </w:rPr>
              <w:t>FUN-1</w:t>
            </w:r>
          </w:p>
        </w:tc>
        <w:tc>
          <w:tcPr>
            <w:tcW w:w="866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3C763B04" w14:textId="42FD49B2" w:rsidR="00EC7B80" w:rsidRPr="00EC7B80" w:rsidRDefault="00EC7B80" w:rsidP="00EC7B80">
            <w:pPr>
              <w:spacing w:after="0" w:line="240" w:lineRule="auto"/>
              <w:rPr>
                <w:rFonts w:ascii="Arial" w:eastAsia="Arial" w:hAnsi="Arial" w:cs="Arial"/>
                <w:color w:val="000000"/>
                <w:sz w:val="20"/>
                <w:szCs w:val="20"/>
                <w:lang w:eastAsia="en-US"/>
              </w:rPr>
            </w:pPr>
            <w:r w:rsidRPr="1B3E8A2F">
              <w:rPr>
                <w:rFonts w:ascii="Arial" w:eastAsia="Arial" w:hAnsi="Arial" w:cs="Arial"/>
                <w:color w:val="000000" w:themeColor="text1"/>
                <w:sz w:val="20"/>
                <w:szCs w:val="20"/>
                <w:lang w:eastAsia="en-US"/>
              </w:rPr>
              <w:t>System is able t</w:t>
            </w:r>
            <w:r w:rsidR="00B544AE" w:rsidRPr="1B3E8A2F">
              <w:rPr>
                <w:rFonts w:ascii="Arial" w:eastAsia="Arial" w:hAnsi="Arial" w:cs="Arial"/>
                <w:color w:val="000000" w:themeColor="text1"/>
                <w:sz w:val="20"/>
                <w:szCs w:val="20"/>
                <w:lang w:eastAsia="en-US"/>
              </w:rPr>
              <w:t>o determine distance</w:t>
            </w:r>
            <w:r w:rsidRPr="1B3E8A2F">
              <w:rPr>
                <w:rFonts w:ascii="Arial" w:eastAsia="Arial" w:hAnsi="Arial" w:cs="Arial"/>
                <w:color w:val="000000" w:themeColor="text1"/>
                <w:sz w:val="20"/>
                <w:szCs w:val="20"/>
                <w:lang w:eastAsia="en-US"/>
              </w:rPr>
              <w:t xml:space="preserve"> of a target using radar </w:t>
            </w:r>
            <w:r w:rsidR="00486E31" w:rsidRPr="1B3E8A2F">
              <w:rPr>
                <w:rFonts w:ascii="Arial" w:eastAsia="Arial" w:hAnsi="Arial" w:cs="Arial"/>
                <w:color w:val="000000" w:themeColor="text1"/>
                <w:sz w:val="20"/>
                <w:szCs w:val="20"/>
                <w:lang w:eastAsia="en-US"/>
              </w:rPr>
              <w:t>and processing on the FPGA</w:t>
            </w:r>
          </w:p>
        </w:tc>
      </w:tr>
      <w:tr w:rsidR="00EC7B80" w:rsidRPr="00EC7B80" w14:paraId="0DB72C6F" w14:textId="77777777" w:rsidTr="0A318451">
        <w:trPr>
          <w:trHeight w:val="315"/>
        </w:trPr>
        <w:tc>
          <w:tcPr>
            <w:tcW w:w="7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4ACA9A" w14:textId="77777777" w:rsidR="00EC7B80" w:rsidRPr="00EC7B80" w:rsidRDefault="00EC7B80" w:rsidP="00EC7B80">
            <w:pPr>
              <w:spacing w:after="0" w:line="240" w:lineRule="auto"/>
              <w:jc w:val="center"/>
              <w:rPr>
                <w:rFonts w:ascii="Arial" w:eastAsia="Arial" w:hAnsi="Arial" w:cs="Arial"/>
                <w:color w:val="000000"/>
                <w:sz w:val="20"/>
                <w:szCs w:val="20"/>
                <w:lang w:eastAsia="en-US"/>
              </w:rPr>
            </w:pPr>
            <w:r w:rsidRPr="1B3E8A2F">
              <w:rPr>
                <w:rFonts w:ascii="Arial" w:eastAsia="Arial" w:hAnsi="Arial" w:cs="Arial"/>
                <w:color w:val="000000" w:themeColor="text1"/>
                <w:sz w:val="20"/>
                <w:szCs w:val="20"/>
                <w:lang w:eastAsia="en-US"/>
              </w:rPr>
              <w:t>FUN-2</w:t>
            </w:r>
          </w:p>
        </w:tc>
        <w:tc>
          <w:tcPr>
            <w:tcW w:w="8669" w:type="dxa"/>
            <w:tcBorders>
              <w:top w:val="single" w:sz="4" w:space="0" w:color="000000" w:themeColor="text1"/>
              <w:left w:val="nil"/>
              <w:bottom w:val="single" w:sz="4" w:space="0" w:color="000000" w:themeColor="text1"/>
              <w:right w:val="single" w:sz="4" w:space="0" w:color="auto"/>
            </w:tcBorders>
            <w:vAlign w:val="bottom"/>
            <w:hideMark/>
          </w:tcPr>
          <w:p w14:paraId="114B382F" w14:textId="5EEDF469" w:rsidR="00EC7B80" w:rsidRPr="00EC7B80" w:rsidRDefault="00EC7B80" w:rsidP="00EC7B80">
            <w:pPr>
              <w:spacing w:after="0" w:line="240" w:lineRule="auto"/>
              <w:rPr>
                <w:rFonts w:ascii="Arial" w:eastAsia="Arial" w:hAnsi="Arial" w:cs="Arial"/>
                <w:color w:val="000000"/>
                <w:sz w:val="20"/>
                <w:szCs w:val="20"/>
                <w:lang w:eastAsia="en-US"/>
              </w:rPr>
            </w:pPr>
            <w:r w:rsidRPr="1B3E8A2F">
              <w:rPr>
                <w:rFonts w:ascii="Arial" w:eastAsia="Arial" w:hAnsi="Arial" w:cs="Arial"/>
                <w:color w:val="000000" w:themeColor="text1"/>
                <w:sz w:val="20"/>
                <w:szCs w:val="20"/>
                <w:lang w:eastAsia="en-US"/>
              </w:rPr>
              <w:t xml:space="preserve">Transmitter/Receivers/Antennas must be working in the 4-8 GHz range </w:t>
            </w:r>
            <w:r w:rsidR="00F84F91" w:rsidRPr="1B3E8A2F">
              <w:rPr>
                <w:rFonts w:ascii="Arial" w:eastAsia="Arial" w:hAnsi="Arial" w:cs="Arial"/>
                <w:color w:val="000000" w:themeColor="text1"/>
                <w:sz w:val="20"/>
                <w:szCs w:val="20"/>
                <w:lang w:eastAsia="en-US"/>
              </w:rPr>
              <w:t>in the C band</w:t>
            </w:r>
          </w:p>
        </w:tc>
      </w:tr>
      <w:tr w:rsidR="00EC7B80" w:rsidRPr="00EC7B80" w14:paraId="233AD7F3" w14:textId="77777777" w:rsidTr="0A318451">
        <w:trPr>
          <w:trHeight w:val="315"/>
        </w:trPr>
        <w:tc>
          <w:tcPr>
            <w:tcW w:w="7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C6FC756" w14:textId="77777777" w:rsidR="00EC7B80" w:rsidRPr="00EC7B80" w:rsidRDefault="00EC7B80" w:rsidP="00EC7B80">
            <w:pPr>
              <w:spacing w:after="0" w:line="240" w:lineRule="auto"/>
              <w:jc w:val="center"/>
              <w:rPr>
                <w:rFonts w:ascii="Arial" w:eastAsia="Arial" w:hAnsi="Arial" w:cs="Arial"/>
                <w:color w:val="000000"/>
                <w:sz w:val="20"/>
                <w:szCs w:val="20"/>
                <w:lang w:eastAsia="en-US"/>
              </w:rPr>
            </w:pPr>
            <w:r w:rsidRPr="1B3E8A2F">
              <w:rPr>
                <w:rFonts w:ascii="Arial" w:eastAsia="Arial" w:hAnsi="Arial" w:cs="Arial"/>
                <w:color w:val="000000" w:themeColor="text1"/>
                <w:sz w:val="20"/>
                <w:szCs w:val="20"/>
                <w:lang w:eastAsia="en-US"/>
              </w:rPr>
              <w:t>PER-1</w:t>
            </w:r>
          </w:p>
        </w:tc>
        <w:tc>
          <w:tcPr>
            <w:tcW w:w="866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573EE743" w14:textId="33CCE424" w:rsidR="00EC7B80" w:rsidRPr="00EC7B80" w:rsidRDefault="00EC7B80" w:rsidP="00EC7B80">
            <w:pPr>
              <w:spacing w:after="0" w:line="240" w:lineRule="auto"/>
              <w:rPr>
                <w:rFonts w:ascii="Arial" w:eastAsia="Arial" w:hAnsi="Arial" w:cs="Arial"/>
                <w:color w:val="000000"/>
                <w:sz w:val="20"/>
                <w:szCs w:val="20"/>
                <w:lang w:eastAsia="en-US"/>
              </w:rPr>
            </w:pPr>
            <w:r w:rsidRPr="1B3E8A2F">
              <w:rPr>
                <w:rFonts w:ascii="Arial" w:eastAsia="Arial" w:hAnsi="Arial" w:cs="Arial"/>
                <w:color w:val="000000" w:themeColor="text1"/>
                <w:sz w:val="20"/>
                <w:szCs w:val="20"/>
                <w:lang w:eastAsia="en-US"/>
              </w:rPr>
              <w:t>Digital signal processing subject to RF</w:t>
            </w:r>
            <w:r w:rsidR="00D53DC4" w:rsidRPr="1B3E8A2F">
              <w:rPr>
                <w:rFonts w:ascii="Arial" w:eastAsia="Arial" w:hAnsi="Arial" w:cs="Arial"/>
                <w:color w:val="000000" w:themeColor="text1"/>
                <w:sz w:val="20"/>
                <w:szCs w:val="20"/>
                <w:lang w:eastAsia="en-US"/>
              </w:rPr>
              <w:t>S</w:t>
            </w:r>
            <w:r w:rsidRPr="1B3E8A2F">
              <w:rPr>
                <w:rFonts w:ascii="Arial" w:eastAsia="Arial" w:hAnsi="Arial" w:cs="Arial"/>
                <w:color w:val="000000" w:themeColor="text1"/>
                <w:sz w:val="20"/>
                <w:szCs w:val="20"/>
                <w:lang w:eastAsia="en-US"/>
              </w:rPr>
              <w:t>oC specifications</w:t>
            </w:r>
          </w:p>
        </w:tc>
      </w:tr>
      <w:tr w:rsidR="00EC7B80" w:rsidRPr="00EC7B80" w14:paraId="64F9DF38" w14:textId="77777777" w:rsidTr="0A318451">
        <w:trPr>
          <w:trHeight w:val="315"/>
        </w:trPr>
        <w:tc>
          <w:tcPr>
            <w:tcW w:w="7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7B3A41" w14:textId="77777777" w:rsidR="00EC7B80" w:rsidRPr="00EC7B80" w:rsidRDefault="00EC7B80" w:rsidP="00EC7B80">
            <w:pPr>
              <w:spacing w:after="0" w:line="240" w:lineRule="auto"/>
              <w:jc w:val="center"/>
              <w:rPr>
                <w:rFonts w:ascii="Arial" w:eastAsia="Arial" w:hAnsi="Arial" w:cs="Arial"/>
                <w:color w:val="000000"/>
                <w:sz w:val="20"/>
                <w:szCs w:val="20"/>
                <w:lang w:eastAsia="en-US"/>
              </w:rPr>
            </w:pPr>
            <w:r w:rsidRPr="1B3E8A2F">
              <w:rPr>
                <w:rFonts w:ascii="Arial" w:eastAsia="Arial" w:hAnsi="Arial" w:cs="Arial"/>
                <w:color w:val="000000" w:themeColor="text1"/>
                <w:sz w:val="20"/>
                <w:szCs w:val="20"/>
                <w:lang w:eastAsia="en-US"/>
              </w:rPr>
              <w:t>PER-2</w:t>
            </w:r>
          </w:p>
        </w:tc>
        <w:tc>
          <w:tcPr>
            <w:tcW w:w="866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49769333" w14:textId="13A7DA1D" w:rsidR="00EC7B80" w:rsidRPr="00EC7B80" w:rsidRDefault="4C764078" w:rsidP="00EC7B80">
            <w:pPr>
              <w:spacing w:after="0" w:line="240" w:lineRule="auto"/>
              <w:rPr>
                <w:rFonts w:ascii="Arial" w:eastAsia="Arial" w:hAnsi="Arial" w:cs="Arial"/>
                <w:color w:val="000000"/>
                <w:sz w:val="20"/>
                <w:szCs w:val="20"/>
                <w:lang w:eastAsia="en-US"/>
              </w:rPr>
            </w:pPr>
            <w:r w:rsidRPr="1B3E8A2F">
              <w:rPr>
                <w:rFonts w:ascii="Arial" w:eastAsia="Arial" w:hAnsi="Arial" w:cs="Arial"/>
                <w:color w:val="000000" w:themeColor="text1"/>
                <w:sz w:val="20"/>
                <w:szCs w:val="20"/>
                <w:lang w:eastAsia="en-US"/>
              </w:rPr>
              <w:t xml:space="preserve">Should be able to have sub </w:t>
            </w:r>
            <w:r w:rsidR="51E837BA" w:rsidRPr="1B3E8A2F">
              <w:rPr>
                <w:rFonts w:ascii="Arial" w:eastAsia="Arial" w:hAnsi="Arial" w:cs="Arial"/>
                <w:color w:val="000000" w:themeColor="text1"/>
                <w:sz w:val="20"/>
                <w:szCs w:val="20"/>
                <w:lang w:eastAsia="en-US"/>
              </w:rPr>
              <w:t>3-meter</w:t>
            </w:r>
            <w:r w:rsidRPr="1B3E8A2F">
              <w:rPr>
                <w:rFonts w:ascii="Arial" w:eastAsia="Arial" w:hAnsi="Arial" w:cs="Arial"/>
                <w:color w:val="000000" w:themeColor="text1"/>
                <w:sz w:val="20"/>
                <w:szCs w:val="20"/>
                <w:lang w:eastAsia="en-US"/>
              </w:rPr>
              <w:t xml:space="preserve"> </w:t>
            </w:r>
            <w:r w:rsidR="68558671" w:rsidRPr="1B3E8A2F">
              <w:rPr>
                <w:rFonts w:ascii="Arial" w:eastAsia="Arial" w:hAnsi="Arial" w:cs="Arial"/>
                <w:color w:val="000000" w:themeColor="text1"/>
                <w:sz w:val="20"/>
                <w:szCs w:val="20"/>
                <w:lang w:eastAsia="en-US"/>
              </w:rPr>
              <w:t>detection</w:t>
            </w:r>
          </w:p>
        </w:tc>
      </w:tr>
      <w:tr w:rsidR="00EC7B80" w:rsidRPr="00EC7B80" w14:paraId="37CA21A2" w14:textId="77777777" w:rsidTr="0A318451">
        <w:trPr>
          <w:trHeight w:val="315"/>
        </w:trPr>
        <w:tc>
          <w:tcPr>
            <w:tcW w:w="7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DC662F" w14:textId="77777777" w:rsidR="00EC7B80" w:rsidRPr="00EC7B80" w:rsidRDefault="00EC7B80" w:rsidP="00EC7B80">
            <w:pPr>
              <w:spacing w:after="0" w:line="240" w:lineRule="auto"/>
              <w:jc w:val="center"/>
              <w:rPr>
                <w:rFonts w:ascii="Arial" w:eastAsia="Arial" w:hAnsi="Arial" w:cs="Arial"/>
                <w:color w:val="000000"/>
                <w:sz w:val="20"/>
                <w:szCs w:val="20"/>
                <w:lang w:eastAsia="en-US"/>
              </w:rPr>
            </w:pPr>
            <w:r w:rsidRPr="1B3E8A2F">
              <w:rPr>
                <w:rFonts w:ascii="Arial" w:eastAsia="Arial" w:hAnsi="Arial" w:cs="Arial"/>
                <w:color w:val="000000" w:themeColor="text1"/>
                <w:sz w:val="20"/>
                <w:szCs w:val="20"/>
                <w:lang w:eastAsia="en-US"/>
              </w:rPr>
              <w:t>COM-1</w:t>
            </w:r>
          </w:p>
        </w:tc>
        <w:tc>
          <w:tcPr>
            <w:tcW w:w="866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7048E6C6" w14:textId="18385400" w:rsidR="00EC7B80" w:rsidRPr="00EC7B80" w:rsidRDefault="00EC7B80" w:rsidP="00EC7B80">
            <w:pPr>
              <w:spacing w:after="0" w:line="240" w:lineRule="auto"/>
              <w:rPr>
                <w:rFonts w:ascii="Arial" w:eastAsia="Arial" w:hAnsi="Arial" w:cs="Arial"/>
                <w:color w:val="000000"/>
                <w:sz w:val="20"/>
                <w:szCs w:val="20"/>
                <w:lang w:eastAsia="en-US"/>
              </w:rPr>
            </w:pPr>
            <w:r w:rsidRPr="1B3E8A2F">
              <w:rPr>
                <w:rFonts w:ascii="Arial" w:eastAsia="Arial" w:hAnsi="Arial" w:cs="Arial"/>
                <w:color w:val="000000" w:themeColor="text1"/>
                <w:sz w:val="20"/>
                <w:szCs w:val="20"/>
                <w:lang w:eastAsia="en-US"/>
              </w:rPr>
              <w:t>Must operate in the ISM band</w:t>
            </w:r>
          </w:p>
        </w:tc>
      </w:tr>
      <w:tr w:rsidR="00EC7B80" w:rsidRPr="00EC7B80" w14:paraId="36167BF6" w14:textId="77777777" w:rsidTr="0A318451">
        <w:trPr>
          <w:trHeight w:val="315"/>
        </w:trPr>
        <w:tc>
          <w:tcPr>
            <w:tcW w:w="7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790650" w14:textId="77777777" w:rsidR="00EC7B80" w:rsidRPr="00EC7B80" w:rsidRDefault="00EC7B80" w:rsidP="00EC7B80">
            <w:pPr>
              <w:spacing w:after="0" w:line="240" w:lineRule="auto"/>
              <w:jc w:val="center"/>
              <w:rPr>
                <w:rFonts w:ascii="Arial" w:eastAsia="Arial" w:hAnsi="Arial" w:cs="Arial"/>
                <w:color w:val="000000"/>
                <w:sz w:val="20"/>
                <w:szCs w:val="20"/>
                <w:lang w:eastAsia="en-US"/>
              </w:rPr>
            </w:pPr>
            <w:r w:rsidRPr="1B3E8A2F">
              <w:rPr>
                <w:rFonts w:ascii="Arial" w:eastAsia="Arial" w:hAnsi="Arial" w:cs="Arial"/>
                <w:color w:val="000000" w:themeColor="text1"/>
                <w:sz w:val="20"/>
                <w:szCs w:val="20"/>
                <w:lang w:eastAsia="en-US"/>
              </w:rPr>
              <w:t>COM-2</w:t>
            </w:r>
          </w:p>
        </w:tc>
        <w:tc>
          <w:tcPr>
            <w:tcW w:w="866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1DF40953" w14:textId="43FB3C0C" w:rsidR="00EC7B80" w:rsidRPr="00EC7B80" w:rsidRDefault="00EC7B80" w:rsidP="00EC7B80">
            <w:pPr>
              <w:spacing w:after="0" w:line="240" w:lineRule="auto"/>
              <w:rPr>
                <w:rFonts w:ascii="Arial" w:eastAsia="Arial" w:hAnsi="Arial" w:cs="Arial"/>
                <w:color w:val="000000"/>
                <w:sz w:val="20"/>
                <w:szCs w:val="20"/>
                <w:lang w:eastAsia="en-US"/>
              </w:rPr>
            </w:pPr>
            <w:r w:rsidRPr="1B3E8A2F">
              <w:rPr>
                <w:rFonts w:ascii="Arial" w:eastAsia="Arial" w:hAnsi="Arial" w:cs="Arial"/>
                <w:color w:val="000000" w:themeColor="text1"/>
                <w:sz w:val="20"/>
                <w:szCs w:val="20"/>
                <w:lang w:eastAsia="en-US"/>
              </w:rPr>
              <w:t>Transmitter must keep power below 1W to prevent interference</w:t>
            </w:r>
          </w:p>
        </w:tc>
      </w:tr>
      <w:tr w:rsidR="00EC7B80" w:rsidRPr="00EC7B80" w14:paraId="01F6E310" w14:textId="77777777" w:rsidTr="0A318451">
        <w:trPr>
          <w:trHeight w:val="315"/>
        </w:trPr>
        <w:tc>
          <w:tcPr>
            <w:tcW w:w="7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9E58CC" w14:textId="77777777" w:rsidR="00EC7B80" w:rsidRPr="00EC7B80" w:rsidRDefault="00EC7B80" w:rsidP="00EC7B80">
            <w:pPr>
              <w:spacing w:after="0" w:line="240" w:lineRule="auto"/>
              <w:jc w:val="center"/>
              <w:rPr>
                <w:rFonts w:ascii="Arial" w:eastAsia="Arial" w:hAnsi="Arial" w:cs="Arial"/>
                <w:color w:val="000000"/>
                <w:sz w:val="20"/>
                <w:szCs w:val="20"/>
                <w:lang w:eastAsia="en-US"/>
              </w:rPr>
            </w:pPr>
            <w:r w:rsidRPr="1B3E8A2F">
              <w:rPr>
                <w:rFonts w:ascii="Arial" w:eastAsia="Arial" w:hAnsi="Arial" w:cs="Arial"/>
                <w:color w:val="000000" w:themeColor="text1"/>
                <w:sz w:val="20"/>
                <w:szCs w:val="20"/>
                <w:lang w:eastAsia="en-US"/>
              </w:rPr>
              <w:t>ENV-1</w:t>
            </w:r>
          </w:p>
        </w:tc>
        <w:tc>
          <w:tcPr>
            <w:tcW w:w="866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bottom"/>
            <w:hideMark/>
          </w:tcPr>
          <w:p w14:paraId="30C14814" w14:textId="5E2B17A4" w:rsidR="00966E31" w:rsidRPr="00EC7B80" w:rsidRDefault="4C764078" w:rsidP="00EC7B80">
            <w:pPr>
              <w:spacing w:after="0" w:line="240" w:lineRule="auto"/>
              <w:rPr>
                <w:rFonts w:ascii="Arial" w:eastAsia="Arial" w:hAnsi="Arial" w:cs="Arial"/>
                <w:color w:val="000000"/>
                <w:sz w:val="20"/>
                <w:szCs w:val="20"/>
                <w:lang w:eastAsia="en-US"/>
              </w:rPr>
            </w:pPr>
            <w:r w:rsidRPr="1B3E8A2F">
              <w:rPr>
                <w:rFonts w:ascii="Arial" w:eastAsia="Arial" w:hAnsi="Arial" w:cs="Arial"/>
                <w:color w:val="000000" w:themeColor="text1"/>
                <w:sz w:val="20"/>
                <w:szCs w:val="20"/>
                <w:lang w:eastAsia="en-US"/>
              </w:rPr>
              <w:t xml:space="preserve">Function within </w:t>
            </w:r>
            <w:r w:rsidR="313FFF34" w:rsidRPr="1B3E8A2F">
              <w:rPr>
                <w:rFonts w:ascii="Arial" w:eastAsia="Arial" w:hAnsi="Arial" w:cs="Arial"/>
                <w:color w:val="000000" w:themeColor="text1"/>
                <w:sz w:val="20"/>
                <w:szCs w:val="20"/>
                <w:lang w:eastAsia="en-US"/>
              </w:rPr>
              <w:t>lab-based</w:t>
            </w:r>
            <w:r w:rsidRPr="1B3E8A2F">
              <w:rPr>
                <w:rFonts w:ascii="Arial" w:eastAsia="Arial" w:hAnsi="Arial" w:cs="Arial"/>
                <w:color w:val="000000" w:themeColor="text1"/>
                <w:sz w:val="20"/>
                <w:szCs w:val="20"/>
                <w:lang w:eastAsia="en-US"/>
              </w:rPr>
              <w:t xml:space="preserve"> environment</w:t>
            </w:r>
          </w:p>
        </w:tc>
      </w:tr>
      <w:tr w:rsidR="00EC7B80" w:rsidRPr="00EC7B80" w14:paraId="5B94CEE5" w14:textId="77777777" w:rsidTr="0A318451">
        <w:trPr>
          <w:trHeight w:val="315"/>
        </w:trPr>
        <w:tc>
          <w:tcPr>
            <w:tcW w:w="7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718E56" w14:textId="77777777" w:rsidR="00EC7B80" w:rsidRPr="00EC7B80" w:rsidRDefault="00EC7B80" w:rsidP="00EC7B80">
            <w:pPr>
              <w:spacing w:after="0" w:line="240" w:lineRule="auto"/>
              <w:jc w:val="center"/>
              <w:rPr>
                <w:rFonts w:ascii="Arial" w:eastAsia="Arial" w:hAnsi="Arial" w:cs="Arial"/>
                <w:color w:val="000000"/>
                <w:sz w:val="20"/>
                <w:szCs w:val="20"/>
                <w:lang w:eastAsia="en-US"/>
              </w:rPr>
            </w:pPr>
            <w:r w:rsidRPr="1B3E8A2F">
              <w:rPr>
                <w:rFonts w:ascii="Arial" w:eastAsia="Arial" w:hAnsi="Arial" w:cs="Arial"/>
                <w:color w:val="000000" w:themeColor="text1"/>
                <w:sz w:val="20"/>
                <w:szCs w:val="20"/>
                <w:lang w:eastAsia="en-US"/>
              </w:rPr>
              <w:t>REL-1</w:t>
            </w:r>
          </w:p>
        </w:tc>
        <w:tc>
          <w:tcPr>
            <w:tcW w:w="866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5A6E7BEB" w14:textId="37490424" w:rsidR="00EC7B80" w:rsidRPr="00EC7B80" w:rsidRDefault="00EC7B80" w:rsidP="00EC7B80">
            <w:pPr>
              <w:spacing w:after="0" w:line="240" w:lineRule="auto"/>
              <w:rPr>
                <w:rFonts w:ascii="Arial" w:eastAsia="Arial" w:hAnsi="Arial" w:cs="Arial"/>
                <w:color w:val="000000"/>
                <w:sz w:val="20"/>
                <w:szCs w:val="20"/>
                <w:lang w:eastAsia="en-US"/>
              </w:rPr>
            </w:pPr>
            <w:r w:rsidRPr="1B3E8A2F">
              <w:rPr>
                <w:rFonts w:ascii="Arial" w:eastAsia="Arial" w:hAnsi="Arial" w:cs="Arial"/>
                <w:color w:val="000000" w:themeColor="text1"/>
                <w:sz w:val="20"/>
                <w:szCs w:val="20"/>
                <w:lang w:eastAsia="en-US"/>
              </w:rPr>
              <w:t>Must be able to be used repeatedly</w:t>
            </w:r>
          </w:p>
        </w:tc>
      </w:tr>
      <w:tr w:rsidR="00F24694" w:rsidRPr="00EC7B80" w14:paraId="50AD0D98" w14:textId="77777777" w:rsidTr="0A318451">
        <w:trPr>
          <w:trHeight w:val="315"/>
        </w:trPr>
        <w:tc>
          <w:tcPr>
            <w:tcW w:w="7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BCAB7F" w14:textId="255E99BC" w:rsidR="00F24694" w:rsidRPr="00EC7B80" w:rsidRDefault="00F24694" w:rsidP="00EC7B80">
            <w:pPr>
              <w:spacing w:after="0" w:line="240" w:lineRule="auto"/>
              <w:jc w:val="center"/>
              <w:rPr>
                <w:rFonts w:ascii="Arial" w:eastAsia="Arial" w:hAnsi="Arial" w:cs="Arial"/>
                <w:color w:val="000000"/>
                <w:sz w:val="20"/>
                <w:szCs w:val="20"/>
                <w:lang w:eastAsia="en-US"/>
              </w:rPr>
            </w:pPr>
            <w:r w:rsidRPr="1B3E8A2F">
              <w:rPr>
                <w:rFonts w:ascii="Arial" w:eastAsia="Arial" w:hAnsi="Arial" w:cs="Arial"/>
                <w:color w:val="000000" w:themeColor="text1"/>
                <w:sz w:val="20"/>
                <w:szCs w:val="20"/>
                <w:lang w:eastAsia="en-US"/>
              </w:rPr>
              <w:t>I/O-1</w:t>
            </w:r>
          </w:p>
        </w:tc>
        <w:tc>
          <w:tcPr>
            <w:tcW w:w="866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340C2325" w14:textId="72E82BE7" w:rsidR="00F24694" w:rsidRPr="00EC7B80" w:rsidRDefault="00F24694" w:rsidP="00EC7B80">
            <w:pPr>
              <w:spacing w:after="0" w:line="240" w:lineRule="auto"/>
              <w:rPr>
                <w:rFonts w:ascii="Arial" w:eastAsia="Arial" w:hAnsi="Arial" w:cs="Arial"/>
                <w:color w:val="000000"/>
                <w:sz w:val="20"/>
                <w:szCs w:val="20"/>
                <w:lang w:eastAsia="en-US"/>
              </w:rPr>
            </w:pPr>
            <w:r w:rsidRPr="1B3E8A2F">
              <w:rPr>
                <w:rFonts w:ascii="Arial" w:eastAsia="Arial" w:hAnsi="Arial" w:cs="Arial"/>
                <w:color w:val="000000" w:themeColor="text1"/>
                <w:sz w:val="20"/>
                <w:szCs w:val="20"/>
                <w:lang w:eastAsia="en-US"/>
              </w:rPr>
              <w:t>Appropriate antennas for chosen frequency range and bandwidth.</w:t>
            </w:r>
          </w:p>
        </w:tc>
      </w:tr>
      <w:tr w:rsidR="00F24694" w:rsidRPr="00EC7B80" w14:paraId="5091A143" w14:textId="77777777" w:rsidTr="0A318451">
        <w:trPr>
          <w:trHeight w:val="315"/>
        </w:trPr>
        <w:tc>
          <w:tcPr>
            <w:tcW w:w="7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EF612E" w14:textId="3C95634D" w:rsidR="00F24694" w:rsidRPr="00EC7B80" w:rsidRDefault="00F24694" w:rsidP="00EC7B80">
            <w:pPr>
              <w:spacing w:after="0" w:line="240" w:lineRule="auto"/>
              <w:jc w:val="center"/>
              <w:rPr>
                <w:rFonts w:ascii="Arial" w:eastAsia="Arial" w:hAnsi="Arial" w:cs="Arial"/>
                <w:color w:val="000000"/>
                <w:sz w:val="20"/>
                <w:szCs w:val="20"/>
                <w:lang w:eastAsia="en-US"/>
              </w:rPr>
            </w:pPr>
            <w:r w:rsidRPr="1B3E8A2F">
              <w:rPr>
                <w:rFonts w:ascii="Arial" w:eastAsia="Arial" w:hAnsi="Arial" w:cs="Arial"/>
                <w:color w:val="000000" w:themeColor="text1"/>
                <w:sz w:val="20"/>
                <w:szCs w:val="20"/>
                <w:lang w:eastAsia="en-US"/>
              </w:rPr>
              <w:t>I/O-2</w:t>
            </w:r>
          </w:p>
        </w:tc>
        <w:tc>
          <w:tcPr>
            <w:tcW w:w="866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0F6FD6D7" w14:textId="4B60809F" w:rsidR="00F24694" w:rsidRPr="00EC7B80" w:rsidRDefault="00F24694" w:rsidP="00EC7B80">
            <w:pPr>
              <w:spacing w:after="0" w:line="240" w:lineRule="auto"/>
              <w:rPr>
                <w:rFonts w:ascii="Arial" w:eastAsia="Arial" w:hAnsi="Arial" w:cs="Arial"/>
                <w:color w:val="000000"/>
                <w:sz w:val="20"/>
                <w:szCs w:val="20"/>
                <w:lang w:eastAsia="en-US"/>
              </w:rPr>
            </w:pPr>
            <w:r w:rsidRPr="1B3E8A2F">
              <w:rPr>
                <w:rFonts w:ascii="Arial" w:eastAsia="Arial" w:hAnsi="Arial" w:cs="Arial"/>
                <w:color w:val="000000" w:themeColor="text1"/>
                <w:sz w:val="20"/>
                <w:szCs w:val="20"/>
                <w:lang w:eastAsia="en-US"/>
              </w:rPr>
              <w:t>Antennas will be directive</w:t>
            </w:r>
          </w:p>
        </w:tc>
      </w:tr>
      <w:tr w:rsidR="00F24694" w:rsidRPr="00EC7B80" w14:paraId="62D7F70E" w14:textId="77777777" w:rsidTr="0A318451">
        <w:trPr>
          <w:trHeight w:val="315"/>
        </w:trPr>
        <w:tc>
          <w:tcPr>
            <w:tcW w:w="7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E31221" w14:textId="042704A7" w:rsidR="00F24694" w:rsidRPr="00EC7B80" w:rsidRDefault="00F24694" w:rsidP="00EC7B80">
            <w:pPr>
              <w:spacing w:after="0" w:line="240" w:lineRule="auto"/>
              <w:jc w:val="center"/>
              <w:rPr>
                <w:rFonts w:ascii="Arial" w:eastAsia="Arial" w:hAnsi="Arial" w:cs="Arial"/>
                <w:color w:val="000000"/>
                <w:sz w:val="20"/>
                <w:szCs w:val="20"/>
                <w:lang w:eastAsia="en-US"/>
              </w:rPr>
            </w:pPr>
            <w:r w:rsidRPr="1B3E8A2F">
              <w:rPr>
                <w:rFonts w:ascii="Arial" w:eastAsia="Arial" w:hAnsi="Arial" w:cs="Arial"/>
                <w:color w:val="000000" w:themeColor="text1"/>
                <w:sz w:val="20"/>
                <w:szCs w:val="20"/>
                <w:lang w:eastAsia="en-US"/>
              </w:rPr>
              <w:t>CON-1</w:t>
            </w:r>
          </w:p>
        </w:tc>
        <w:tc>
          <w:tcPr>
            <w:tcW w:w="866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7D3B311C" w14:textId="22580A02" w:rsidR="00F24694" w:rsidRPr="00EC7B80" w:rsidRDefault="00F24694" w:rsidP="00EC7B80">
            <w:pPr>
              <w:spacing w:after="0" w:line="240" w:lineRule="auto"/>
              <w:rPr>
                <w:rFonts w:ascii="Arial" w:eastAsia="Arial" w:hAnsi="Arial" w:cs="Arial"/>
                <w:color w:val="000000"/>
                <w:sz w:val="20"/>
                <w:szCs w:val="20"/>
                <w:lang w:eastAsia="en-US"/>
              </w:rPr>
            </w:pPr>
            <w:r w:rsidRPr="1B3E8A2F">
              <w:rPr>
                <w:rFonts w:ascii="Arial" w:eastAsia="Arial" w:hAnsi="Arial" w:cs="Arial"/>
                <w:color w:val="000000" w:themeColor="text1"/>
                <w:sz w:val="20"/>
                <w:szCs w:val="20"/>
                <w:lang w:eastAsia="en-US"/>
              </w:rPr>
              <w:t>Will be ground based, 1 antenna for transmit and receive, Using RFSoC for DSP and as a transceiver</w:t>
            </w:r>
          </w:p>
        </w:tc>
      </w:tr>
    </w:tbl>
    <w:p w14:paraId="4DBCF2CD" w14:textId="277E3D69" w:rsidR="43E50B68" w:rsidRDefault="43E50B68" w:rsidP="43E50B68">
      <w:pPr>
        <w:pStyle w:val="Heading2"/>
        <w:rPr>
          <w:rFonts w:ascii="Arial" w:eastAsia="Arial" w:hAnsi="Arial" w:cs="Arial"/>
        </w:rPr>
      </w:pPr>
    </w:p>
    <w:p w14:paraId="7C04E641" w14:textId="6EB73181" w:rsidR="002A0039" w:rsidRPr="00EA1A62" w:rsidRDefault="007041BC" w:rsidP="007041BC">
      <w:pPr>
        <w:pStyle w:val="Heading2"/>
        <w:rPr>
          <w:rFonts w:ascii="Arial" w:eastAsia="Arial" w:hAnsi="Arial" w:cs="Arial"/>
        </w:rPr>
      </w:pPr>
      <w:bookmarkStart w:id="8" w:name="_Toc164111522"/>
      <w:r w:rsidRPr="1B3E8A2F">
        <w:rPr>
          <w:rFonts w:ascii="Arial" w:eastAsia="Arial" w:hAnsi="Arial" w:cs="Arial"/>
        </w:rPr>
        <w:t>Test Cases</w:t>
      </w:r>
      <w:bookmarkEnd w:id="8"/>
    </w:p>
    <w:p w14:paraId="4C807BEF" w14:textId="2A46CD58" w:rsidR="00635353" w:rsidRDefault="00635353" w:rsidP="000478E7">
      <w:pPr>
        <w:rPr>
          <w:rFonts w:ascii="Arial" w:eastAsia="Arial" w:hAnsi="Arial" w:cs="Arial"/>
        </w:rPr>
      </w:pPr>
      <w:r w:rsidRPr="1B3E8A2F">
        <w:rPr>
          <w:rFonts w:ascii="Arial" w:eastAsia="Arial" w:hAnsi="Arial" w:cs="Arial"/>
        </w:rPr>
        <w:t>Detailed reference to the test plans can be found in “Appendix A: Verification Test Plan”.</w:t>
      </w:r>
      <w:r w:rsidR="00763401">
        <w:tab/>
      </w:r>
    </w:p>
    <w:p w14:paraId="32E21CC2" w14:textId="69186BBC" w:rsidR="00C25FF1" w:rsidRDefault="00763401" w:rsidP="00767C5C">
      <w:pPr>
        <w:ind w:firstLine="720"/>
        <w:rPr>
          <w:rFonts w:ascii="Arial" w:eastAsia="Arial" w:hAnsi="Arial" w:cs="Arial"/>
        </w:rPr>
      </w:pPr>
      <w:r w:rsidRPr="1B3E8A2F">
        <w:rPr>
          <w:rFonts w:ascii="Arial" w:eastAsia="Arial" w:hAnsi="Arial" w:cs="Arial"/>
        </w:rPr>
        <w:t>Test c</w:t>
      </w:r>
      <w:r w:rsidR="00585982" w:rsidRPr="1B3E8A2F">
        <w:rPr>
          <w:rFonts w:ascii="Arial" w:eastAsia="Arial" w:hAnsi="Arial" w:cs="Arial"/>
        </w:rPr>
        <w:t xml:space="preserve">ases were identified for the purpose of verifying the </w:t>
      </w:r>
      <w:r w:rsidR="001559F7" w:rsidRPr="1B3E8A2F">
        <w:rPr>
          <w:rFonts w:ascii="Arial" w:eastAsia="Arial" w:hAnsi="Arial" w:cs="Arial"/>
        </w:rPr>
        <w:t>capabilities and requirements of the design as pertaining to the specifications requested by the customer at the time of designing</w:t>
      </w:r>
      <w:r w:rsidR="00456EAA" w:rsidRPr="1B3E8A2F">
        <w:rPr>
          <w:rFonts w:ascii="Arial" w:eastAsia="Arial" w:hAnsi="Arial" w:cs="Arial"/>
        </w:rPr>
        <w:t xml:space="preserve"> our product. Such test were to </w:t>
      </w:r>
      <w:r w:rsidR="00CB1840" w:rsidRPr="1B3E8A2F">
        <w:rPr>
          <w:rFonts w:ascii="Arial" w:eastAsia="Arial" w:hAnsi="Arial" w:cs="Arial"/>
        </w:rPr>
        <w:t xml:space="preserve">focus on the areas of resolution, power, object </w:t>
      </w:r>
      <w:r w:rsidR="00E67EF5" w:rsidRPr="1B3E8A2F">
        <w:rPr>
          <w:rFonts w:ascii="Arial" w:eastAsia="Arial" w:hAnsi="Arial" w:cs="Arial"/>
        </w:rPr>
        <w:t>velocity identification</w:t>
      </w:r>
      <w:r w:rsidR="00CB1840" w:rsidRPr="1B3E8A2F">
        <w:rPr>
          <w:rFonts w:ascii="Arial" w:eastAsia="Arial" w:hAnsi="Arial" w:cs="Arial"/>
        </w:rPr>
        <w:t>, and antenna Standing Wave Ratio (SWR).</w:t>
      </w:r>
    </w:p>
    <w:p w14:paraId="346076CD" w14:textId="77777777" w:rsidR="006E3620" w:rsidRDefault="006E3620" w:rsidP="004A6ED1">
      <w:pPr>
        <w:pStyle w:val="Heading1"/>
        <w:rPr>
          <w:rFonts w:ascii="Arial" w:eastAsia="Arial" w:hAnsi="Arial" w:cs="Arial"/>
        </w:rPr>
      </w:pPr>
    </w:p>
    <w:p w14:paraId="523FC110" w14:textId="77777777" w:rsidR="006E3620" w:rsidRDefault="006E3620" w:rsidP="004A6ED1">
      <w:pPr>
        <w:pStyle w:val="Heading1"/>
        <w:rPr>
          <w:rFonts w:ascii="Arial" w:eastAsia="Arial" w:hAnsi="Arial" w:cs="Arial"/>
        </w:rPr>
      </w:pPr>
    </w:p>
    <w:p w14:paraId="57224983" w14:textId="77777777" w:rsidR="006E3620" w:rsidRDefault="006E3620" w:rsidP="004A6ED1">
      <w:pPr>
        <w:pStyle w:val="Heading1"/>
        <w:rPr>
          <w:rFonts w:ascii="Arial" w:eastAsia="Arial" w:hAnsi="Arial" w:cs="Arial"/>
        </w:rPr>
      </w:pPr>
    </w:p>
    <w:p w14:paraId="18628BD6" w14:textId="77777777" w:rsidR="006E3620" w:rsidRDefault="006E3620" w:rsidP="004A6ED1">
      <w:pPr>
        <w:pStyle w:val="Heading1"/>
        <w:rPr>
          <w:rFonts w:ascii="Arial" w:eastAsia="Arial" w:hAnsi="Arial" w:cs="Arial"/>
        </w:rPr>
      </w:pPr>
    </w:p>
    <w:p w14:paraId="7589F86A" w14:textId="77777777" w:rsidR="006E3620" w:rsidRDefault="006E3620" w:rsidP="006E3620"/>
    <w:p w14:paraId="6AFFD0E6" w14:textId="77777777" w:rsidR="006E3620" w:rsidRPr="006E3620" w:rsidRDefault="006E3620" w:rsidP="006E3620"/>
    <w:p w14:paraId="0ED72C9E" w14:textId="14B5DB87" w:rsidR="00DC136C" w:rsidRDefault="00DC136C" w:rsidP="004A6ED1">
      <w:pPr>
        <w:pStyle w:val="Heading1"/>
        <w:rPr>
          <w:rFonts w:ascii="Arial" w:eastAsia="Arial" w:hAnsi="Arial" w:cs="Arial"/>
        </w:rPr>
      </w:pPr>
      <w:bookmarkStart w:id="9" w:name="_Toc164111523"/>
      <w:r w:rsidRPr="1B3E8A2F">
        <w:rPr>
          <w:rFonts w:ascii="Arial" w:eastAsia="Arial" w:hAnsi="Arial" w:cs="Arial"/>
        </w:rPr>
        <w:t>Build &amp; Test</w:t>
      </w:r>
      <w:bookmarkEnd w:id="9"/>
    </w:p>
    <w:p w14:paraId="13BE5686" w14:textId="7873CD45" w:rsidR="0025450C" w:rsidRDefault="00ED12BF" w:rsidP="00B3195D">
      <w:pPr>
        <w:rPr>
          <w:rStyle w:val="Heading2Char"/>
        </w:rPr>
      </w:pPr>
      <w:bookmarkStart w:id="10" w:name="_Toc164111524"/>
      <w:r w:rsidRPr="00D1381E">
        <w:rPr>
          <w:rStyle w:val="Heading2Char"/>
        </w:rPr>
        <w:t>Project status/results</w:t>
      </w:r>
      <w:bookmarkEnd w:id="10"/>
    </w:p>
    <w:p w14:paraId="3E53EA19" w14:textId="2A36BA65" w:rsidR="00B94735" w:rsidRPr="00B3195D" w:rsidRDefault="00B70F84" w:rsidP="00B3195D">
      <w:pPr>
        <w:rPr>
          <w:rFonts w:asciiTheme="majorHAnsi" w:eastAsiaTheme="majorEastAsia" w:hAnsiTheme="majorHAnsi" w:cstheme="majorBidi"/>
          <w:color w:val="0F4761" w:themeColor="accent1" w:themeShade="BF"/>
          <w:sz w:val="32"/>
          <w:szCs w:val="32"/>
        </w:rPr>
      </w:pPr>
      <w:del w:id="11" w:author="Microsoft Word" w:date="2024-04-15T18:54:00Z">
        <w:r>
          <w:rPr>
            <w:noProof/>
          </w:rPr>
          <mc:AlternateContent>
            <mc:Choice Requires="wpg">
              <w:drawing>
                <wp:anchor distT="0" distB="0" distL="114300" distR="114300" simplePos="0" relativeHeight="251658242" behindDoc="0" locked="0" layoutInCell="1" allowOverlap="1" wp14:anchorId="6904BCC2" wp14:editId="3B60DFA6">
                  <wp:simplePos x="0" y="0"/>
                  <wp:positionH relativeFrom="column">
                    <wp:posOffset>3131820</wp:posOffset>
                  </wp:positionH>
                  <wp:positionV relativeFrom="paragraph">
                    <wp:posOffset>4959350</wp:posOffset>
                  </wp:positionV>
                  <wp:extent cx="2979420" cy="2463165"/>
                  <wp:effectExtent l="0" t="0" r="0" b="0"/>
                  <wp:wrapTopAndBottom/>
                  <wp:docPr id="1442629143" name="Group 6"/>
                  <wp:cNvGraphicFramePr/>
                  <a:graphic xmlns:a="http://schemas.openxmlformats.org/drawingml/2006/main">
                    <a:graphicData uri="http://schemas.microsoft.com/office/word/2010/wordprocessingGroup">
                      <wpg:wgp>
                        <wpg:cNvGrpSpPr/>
                        <wpg:grpSpPr>
                          <a:xfrm>
                            <a:off x="0" y="0"/>
                            <a:ext cx="2979420" cy="2463165"/>
                            <a:chOff x="0" y="0"/>
                            <a:chExt cx="2979420" cy="2463165"/>
                          </a:xfrm>
                        </wpg:grpSpPr>
                        <pic:pic xmlns:pic="http://schemas.openxmlformats.org/drawingml/2006/picture">
                          <pic:nvPicPr>
                            <pic:cNvPr id="1843289403" name="Picture 5" descr="A graph of a graph&#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79420" cy="2206625"/>
                            </a:xfrm>
                            <a:prstGeom prst="rect">
                              <a:avLst/>
                            </a:prstGeom>
                            <a:noFill/>
                            <a:ln>
                              <a:noFill/>
                            </a:ln>
                          </pic:spPr>
                        </pic:pic>
                        <wps:wsp>
                          <wps:cNvPr id="940360279" name="Text Box 1"/>
                          <wps:cNvSpPr txBox="1"/>
                          <wps:spPr>
                            <a:xfrm>
                              <a:off x="0" y="2057400"/>
                              <a:ext cx="2979420" cy="405765"/>
                            </a:xfrm>
                            <a:prstGeom prst="rect">
                              <a:avLst/>
                            </a:prstGeom>
                            <a:solidFill>
                              <a:prstClr val="white"/>
                            </a:solidFill>
                            <a:ln>
                              <a:noFill/>
                            </a:ln>
                          </wps:spPr>
                          <wps:txbx>
                            <w:txbxContent>
                              <w:p w14:paraId="537E9F71" w14:textId="77777777" w:rsidR="00B70F84" w:rsidRPr="00CE2CC5" w:rsidRDefault="00B70F84" w:rsidP="00B70F84">
                                <w:pPr>
                                  <w:pStyle w:val="Caption"/>
                                  <w:rPr>
                                    <w:noProof/>
                                  </w:rPr>
                                </w:pPr>
                                <w:r w:rsidRPr="00FA0E99">
                                  <w:t>Figur</w:t>
                                </w:r>
                                <w:r>
                                  <w:t xml:space="preserve">e </w:t>
                                </w:r>
                                <w:r w:rsidR="00FA0E99">
                                  <w:t>5</w:t>
                                </w:r>
                                <w:r>
                                  <w:t xml:space="preserve"> - Signal recieved by the RFSoC ADC with max hold enabled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a="http://schemas.openxmlformats.org/drawingml/2006/main" xmlns:pic="http://schemas.openxmlformats.org/drawingml/2006/picture" xmlns:a14="http://schemas.microsoft.com/office/drawing/2010/main" xmlns:a16="http://schemas.microsoft.com/office/drawing/2014/main" xmlns:arto="http://schemas.microsoft.com/office/word/2006/arto">
              <w:pict>
                <v:group id="Group 6" style="position:absolute;margin-left:246.6pt;margin-top:390.5pt;width:234.6pt;height:193.95pt;z-index:251658242;mso-position-horizontal-relative:text;mso-position-vertical-relative:text" coordsize="29794,24631" o:spid="_x0000_s1032" w14:anchorId="6904BCC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">
                  <v:shape id="Picture 5" style="position:absolute;width:29794;height:22066;visibility:visible;mso-wrap-style:square" alt="A graph of a graph&#10;&#10;Description automatically generated" o:spid="_x0000_s1033"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">
                    <v:imagedata o:title="A graph of a graph&#10;&#10;Description automatically generated" r:id="rId16"/>
                  </v:shape>
                  <v:shape id="_x0000_s1034" style="position:absolute;top:20574;width:29794;height:4057;visibility:visible;mso-wrap-style:square;v-text-anchor:top"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">
                    <v:textbox style="mso-fit-shape-to-text:t" inset="0,0,0,0">
                      <w:txbxContent>
                        <w:p w:rsidRPr="00CE2CC5" w:rsidR="00B70F84" w:rsidP="00B70F84" w:rsidRDefault="00B70F84" w14:paraId="537E9F71" w14:textId="77777777">
                          <w:pPr>
                            <w:pStyle w:val="Caption"/>
                            <w:rPr>
                              <w:noProof/>
                            </w:rPr>
                          </w:pPr>
                          <w:r w:rsidRPr="00FA0E99">
                            <w:t>Figur</w:t>
                          </w:r>
                          <w:r>
                            <w:t xml:space="preserve">e </w:t>
                          </w:r>
                          <w:r w:rsidR="00FA0E99">
                            <w:t>5</w:t>
                          </w:r>
                          <w:r>
                            <w:t xml:space="preserve"> - Signal recieved by the RFSoC ADC with max hold enabled</w:t>
                          </w:r>
                        </w:p>
                      </w:txbxContent>
                    </v:textbox>
                  </v:shape>
                  <w10:wrap type="topAndBottom"/>
                </v:group>
              </w:pict>
            </mc:Fallback>
          </mc:AlternateContent>
        </w:r>
      </w:del>
      <w:r w:rsidR="00220645">
        <w:rPr>
          <w:noProof/>
        </w:rPr>
        <mc:AlternateContent>
          <mc:Choice Requires="wpg">
            <w:drawing>
              <wp:anchor distT="0" distB="0" distL="114300" distR="114300" simplePos="0" relativeHeight="251658243" behindDoc="0" locked="0" layoutInCell="1" allowOverlap="1" wp14:anchorId="1842B252" wp14:editId="66D095A0">
                <wp:simplePos x="0" y="0"/>
                <wp:positionH relativeFrom="column">
                  <wp:posOffset>-174625</wp:posOffset>
                </wp:positionH>
                <wp:positionV relativeFrom="paragraph">
                  <wp:posOffset>4843145</wp:posOffset>
                </wp:positionV>
                <wp:extent cx="2653030" cy="2383155"/>
                <wp:effectExtent l="0" t="0" r="0" b="0"/>
                <wp:wrapTopAndBottom/>
                <wp:docPr id="176147913" name="Group 4"/>
                <wp:cNvGraphicFramePr/>
                <a:graphic xmlns:a="http://schemas.openxmlformats.org/drawingml/2006/main">
                  <a:graphicData uri="http://schemas.microsoft.com/office/word/2010/wordprocessingGroup">
                    <wpg:wgp>
                      <wpg:cNvGrpSpPr/>
                      <wpg:grpSpPr>
                        <a:xfrm>
                          <a:off x="0" y="0"/>
                          <a:ext cx="2653030" cy="2383155"/>
                          <a:chOff x="0" y="0"/>
                          <a:chExt cx="3162935" cy="2506980"/>
                        </a:xfrm>
                      </wpg:grpSpPr>
                      <pic:pic xmlns:pic="http://schemas.openxmlformats.org/drawingml/2006/picture">
                        <pic:nvPicPr>
                          <pic:cNvPr id="872803963" name="Picture 3" descr="A graph showing a sound wave&#10;&#10;Description automatically generated"/>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62935" cy="2324100"/>
                          </a:xfrm>
                          <a:prstGeom prst="rect">
                            <a:avLst/>
                          </a:prstGeom>
                          <a:noFill/>
                          <a:ln>
                            <a:noFill/>
                          </a:ln>
                        </pic:spPr>
                      </pic:pic>
                      <wps:wsp>
                        <wps:cNvPr id="1419176003" name="Text Box 1"/>
                        <wps:cNvSpPr txBox="1"/>
                        <wps:spPr>
                          <a:xfrm>
                            <a:off x="0" y="2240280"/>
                            <a:ext cx="3162935" cy="266700"/>
                          </a:xfrm>
                          <a:prstGeom prst="rect">
                            <a:avLst/>
                          </a:prstGeom>
                          <a:solidFill>
                            <a:prstClr val="white"/>
                          </a:solidFill>
                          <a:ln>
                            <a:noFill/>
                          </a:ln>
                        </wps:spPr>
                        <wps:txbx>
                          <w:txbxContent>
                            <w:p w14:paraId="1335DA5D" w14:textId="77777777" w:rsidR="00220645" w:rsidRPr="0057542C" w:rsidRDefault="00220645" w:rsidP="00220645">
                              <w:pPr>
                                <w:pStyle w:val="Caption"/>
                                <w:rPr>
                                  <w:noProof/>
                                </w:rPr>
                              </w:pPr>
                              <w:r w:rsidRPr="00FA0E99">
                                <w:t xml:space="preserve">Figure </w:t>
                              </w:r>
                              <w:r w:rsidR="00FA0E99">
                                <w:t>4</w:t>
                              </w:r>
                              <w:r>
                                <w:t xml:space="preserve"> - Output of the RFSoC DAC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16="http://schemas.microsoft.com/office/drawing/2014/main" xmlns:arto="http://schemas.microsoft.com/office/word/2006/arto">
            <w:pict>
              <v:group id="_x0000_s1035" style="position:absolute;margin-left:-13.75pt;margin-top:381.35pt;width:208.9pt;height:187.65pt;z-index:251658243;mso-position-horizontal-relative:text;mso-position-vertical-relative:text;mso-width-relative:margin;mso-height-relative:margin" coordsize="31629,25069" w14:anchorId="1842B25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">
                <v:shape id="Picture 3" style="position:absolute;width:31629;height:23241;visibility:visible;mso-wrap-style:square" alt="A graph showing a sound wave&#10;&#10;Description automatically generated" o:spid="_x0000_s1036"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">
                  <v:imagedata o:title="A graph showing a sound wave&#10;&#10;Description automatically generated" r:id="rId18"/>
                </v:shape>
                <v:shape id="_x0000_s1037" style="position:absolute;top:22402;width:31629;height:2667;visibility:visible;mso-wrap-style:square;v-text-anchor:top"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">
                  <v:textbox inset="0,0,0,0">
                    <w:txbxContent>
                      <w:p w:rsidRPr="0057542C" w:rsidR="00220645" w:rsidP="00220645" w:rsidRDefault="00220645" w14:paraId="1335DA5D" w14:textId="77777777">
                        <w:pPr>
                          <w:pStyle w:val="Caption"/>
                          <w:rPr>
                            <w:noProof/>
                          </w:rPr>
                        </w:pPr>
                        <w:r w:rsidRPr="00FA0E99">
                          <w:t xml:space="preserve">Figure </w:t>
                        </w:r>
                        <w:r w:rsidR="00FA0E99">
                          <w:t>4</w:t>
                        </w:r>
                        <w:r>
                          <w:t xml:space="preserve"> - Output of the RFSoC DAC</w:t>
                        </w:r>
                      </w:p>
                    </w:txbxContent>
                  </v:textbox>
                </v:shape>
                <w10:wrap type="topAndBottom"/>
              </v:group>
            </w:pict>
          </mc:Fallback>
        </mc:AlternateContent>
      </w:r>
      <w:r w:rsidR="00220645">
        <w:rPr>
          <w:noProof/>
        </w:rPr>
        <mc:AlternateContent>
          <mc:Choice Requires="wpg">
            <w:drawing>
              <wp:anchor distT="0" distB="0" distL="114300" distR="114300" simplePos="0" relativeHeight="251658244" behindDoc="0" locked="0" layoutInCell="1" allowOverlap="1" wp14:anchorId="2DF5A26C" wp14:editId="032CC00E">
                <wp:simplePos x="0" y="0"/>
                <wp:positionH relativeFrom="column">
                  <wp:posOffset>1569720</wp:posOffset>
                </wp:positionH>
                <wp:positionV relativeFrom="paragraph">
                  <wp:posOffset>2311400</wp:posOffset>
                </wp:positionV>
                <wp:extent cx="2774315" cy="2351405"/>
                <wp:effectExtent l="0" t="0" r="6985" b="0"/>
                <wp:wrapTopAndBottom/>
                <wp:docPr id="21600333" name="Group 2"/>
                <wp:cNvGraphicFramePr/>
                <a:graphic xmlns:a="http://schemas.openxmlformats.org/drawingml/2006/main">
                  <a:graphicData uri="http://schemas.microsoft.com/office/word/2010/wordprocessingGroup">
                    <wpg:wgp>
                      <wpg:cNvGrpSpPr/>
                      <wpg:grpSpPr>
                        <a:xfrm>
                          <a:off x="0" y="0"/>
                          <a:ext cx="2774315" cy="2351405"/>
                          <a:chOff x="-71052" y="0"/>
                          <a:chExt cx="3160948" cy="2804160"/>
                        </a:xfrm>
                      </wpg:grpSpPr>
                      <pic:pic xmlns:pic="http://schemas.openxmlformats.org/drawingml/2006/picture">
                        <pic:nvPicPr>
                          <pic:cNvPr id="1341093217" name="Picture 1" descr="A screen with green text&#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71052" y="0"/>
                            <a:ext cx="3160948" cy="2400300"/>
                          </a:xfrm>
                          <a:prstGeom prst="rect">
                            <a:avLst/>
                          </a:prstGeom>
                          <a:noFill/>
                          <a:ln>
                            <a:noFill/>
                          </a:ln>
                        </pic:spPr>
                      </pic:pic>
                      <wps:wsp>
                        <wps:cNvPr id="874782139" name="Text Box 1"/>
                        <wps:cNvSpPr txBox="1"/>
                        <wps:spPr>
                          <a:xfrm>
                            <a:off x="-71052" y="2453640"/>
                            <a:ext cx="3160862" cy="350520"/>
                          </a:xfrm>
                          <a:prstGeom prst="rect">
                            <a:avLst/>
                          </a:prstGeom>
                          <a:solidFill>
                            <a:prstClr val="white"/>
                          </a:solidFill>
                          <a:ln>
                            <a:noFill/>
                          </a:ln>
                        </wps:spPr>
                        <wps:txbx>
                          <w:txbxContent>
                            <w:p w14:paraId="1406CCF2" w14:textId="77777777" w:rsidR="003B6C11" w:rsidRPr="00022671" w:rsidRDefault="003B6C11" w:rsidP="003B6C11">
                              <w:pPr>
                                <w:pStyle w:val="Caption"/>
                                <w:rPr>
                                  <w:noProof/>
                                </w:rPr>
                              </w:pPr>
                              <w:r w:rsidRPr="00984DA5">
                                <w:t xml:space="preserve">Figure </w:t>
                              </w:r>
                              <w:r w:rsidRPr="00984DA5">
                                <w:fldChar w:fldCharType="begin"/>
                              </w:r>
                              <w:r w:rsidRPr="003B6C11">
                                <w:rPr>
                                  <w:highlight w:val="yellow"/>
                                </w:rPr>
                                <w:instrText xml:space="preserve"> SEQ Figure \* ARABIC </w:instrText>
                              </w:r>
                              <w:r w:rsidRPr="00984DA5">
                                <w:fldChar w:fldCharType="separate"/>
                              </w:r>
                              <w:r w:rsidR="0036478C">
                                <w:rPr>
                                  <w:noProof/>
                                  <w:highlight w:val="yellow"/>
                                </w:rPr>
                                <w:t>3</w:t>
                              </w:r>
                              <w:r w:rsidRPr="00984DA5">
                                <w:fldChar w:fldCharType="end"/>
                              </w:r>
                              <w:r>
                                <w:t xml:space="preserve"> - Chirp signal as seen transmitted though the RFSoC DAC and shown on a spectrum analyzer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16="http://schemas.microsoft.com/office/drawing/2014/main" xmlns:arto="http://schemas.microsoft.com/office/word/2006/arto">
            <w:pict>
              <v:group id="Group 2" style="position:absolute;margin-left:123.6pt;margin-top:182pt;width:218.45pt;height:185.15pt;z-index:251658244;mso-position-horizontal-relative:text;mso-position-vertical-relative:text;mso-width-relative:margin;mso-height-relative:margin" coordsize="31609,28041" coordorigin="-710" o:spid="_x0000_s1038" w14:anchorId="2DF5A26C"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">
                <v:shape id="Picture 1" style="position:absolute;left:-710;width:31608;height:24003;visibility:visible;mso-wrap-style:square" alt="A screen with green text&#10;&#10;Description automatically generated" o:spid="_x0000_s103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">
                  <v:imagedata o:title="A screen with green text&#10;&#10;Description automatically generated" r:id="rId20"/>
                </v:shape>
                <v:shape id="_x0000_s1040" style="position:absolute;left:-710;top:24536;width:31608;height:3505;visibility:visible;mso-wrap-style:square;v-text-anchor:top"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">
                  <v:textbox inset="0,0,0,0">
                    <w:txbxContent>
                      <w:p w:rsidRPr="00022671" w:rsidR="003B6C11" w:rsidP="003B6C11" w:rsidRDefault="003B6C11" w14:paraId="1406CCF2" w14:textId="77777777">
                        <w:pPr>
                          <w:pStyle w:val="Caption"/>
                          <w:rPr>
                            <w:noProof/>
                          </w:rPr>
                        </w:pPr>
                        <w:r w:rsidRPr="00984DA5">
                          <w:t xml:space="preserve">Figure </w:t>
                        </w:r>
                        <w:r w:rsidRPr="00984DA5">
                          <w:fldChar w:fldCharType="begin"/>
                        </w:r>
                        <w:r w:rsidRPr="003B6C11">
                          <w:rPr>
                            <w:highlight w:val="yellow"/>
                          </w:rPr>
                          <w:instrText xml:space="preserve"> SEQ Figure \* ARABIC </w:instrText>
                        </w:r>
                        <w:r w:rsidRPr="00984DA5">
                          <w:fldChar w:fldCharType="separate"/>
                        </w:r>
                        <w:r w:rsidR="0036478C">
                          <w:rPr>
                            <w:noProof/>
                            <w:highlight w:val="yellow"/>
                          </w:rPr>
                          <w:t>3</w:t>
                        </w:r>
                        <w:r w:rsidRPr="00984DA5">
                          <w:fldChar w:fldCharType="end"/>
                        </w:r>
                        <w:r>
                          <w:t xml:space="preserve"> - Chirp signal as seen transmitted though the RFSoC DAC and shown on a spectrum analyzer</w:t>
                        </w:r>
                      </w:p>
                    </w:txbxContent>
                  </v:textbox>
                </v:shape>
                <w10:wrap type="topAndBottom"/>
              </v:group>
            </w:pict>
          </mc:Fallback>
        </mc:AlternateContent>
      </w:r>
      <w:r w:rsidR="008A43CC">
        <w:t xml:space="preserve">The </w:t>
      </w:r>
      <w:r w:rsidR="00C256AE">
        <w:t>status</w:t>
      </w:r>
      <w:r w:rsidR="008A43CC">
        <w:t xml:space="preserve"> of the S24-41 project is</w:t>
      </w:r>
      <w:r w:rsidR="001938B6">
        <w:t xml:space="preserve"> still under development to reach full capabilities and requirements as outlined by the customer. </w:t>
      </w:r>
      <w:r w:rsidR="00620194">
        <w:t>As of</w:t>
      </w:r>
      <w:r w:rsidR="181F2046">
        <w:t xml:space="preserve"> this</w:t>
      </w:r>
      <w:r w:rsidR="00620194">
        <w:t xml:space="preserve"> writing</w:t>
      </w:r>
      <w:r w:rsidR="3B45D9BC">
        <w:t>,</w:t>
      </w:r>
      <w:r w:rsidR="00620194">
        <w:t xml:space="preserve"> the project is in a state of being able to transmit a </w:t>
      </w:r>
      <w:r w:rsidR="00365540">
        <w:t xml:space="preserve">signal that is increasing in frequency over time (a </w:t>
      </w:r>
      <w:r w:rsidR="005630CD">
        <w:t xml:space="preserve">sawtooth signal) </w:t>
      </w:r>
      <w:r w:rsidR="00B94735" w:rsidRPr="00984DA5">
        <w:t xml:space="preserve">(figure </w:t>
      </w:r>
      <w:r w:rsidR="00984DA5">
        <w:t>3</w:t>
      </w:r>
      <w:r w:rsidR="00B94735" w:rsidRPr="00984DA5">
        <w:t>)</w:t>
      </w:r>
      <w:r w:rsidR="00984DA5">
        <w:t xml:space="preserve"> </w:t>
      </w:r>
      <w:r w:rsidR="005630CD">
        <w:t xml:space="preserve">from the </w:t>
      </w:r>
      <w:r w:rsidR="00BA3BA0">
        <w:t>Xilinx RFSoC Evaluation Board</w:t>
      </w:r>
      <w:r w:rsidR="00551561">
        <w:t xml:space="preserve">. The Xilinx RFSoC Evaluation Board is also able to receive the same signal </w:t>
      </w:r>
      <w:r w:rsidR="003D2B24">
        <w:t>as the transmitted signal and display the result</w:t>
      </w:r>
      <w:r w:rsidR="00305676">
        <w:t xml:space="preserve"> on a screen for visual interpretation</w:t>
      </w:r>
      <w:r w:rsidR="00B94735">
        <w:t xml:space="preserve"> </w:t>
      </w:r>
      <w:r w:rsidR="00B94735" w:rsidRPr="00FA0E99">
        <w:t xml:space="preserve">(figure </w:t>
      </w:r>
      <w:r w:rsidR="00FA0E99" w:rsidRPr="00FA0E99">
        <w:t>4</w:t>
      </w:r>
      <w:r w:rsidRPr="00FA0E99">
        <w:t xml:space="preserve"> and </w:t>
      </w:r>
      <w:r w:rsidR="00FA0E99" w:rsidRPr="00FA0E99">
        <w:t>5</w:t>
      </w:r>
      <w:r w:rsidR="00B94735" w:rsidRPr="00FA0E99">
        <w:t>)</w:t>
      </w:r>
      <w:r w:rsidR="00305676" w:rsidRPr="00FA0E99">
        <w:t>.</w:t>
      </w:r>
      <w:r w:rsidR="00305676">
        <w:t xml:space="preserve"> Both transmitting and receiving can be done through</w:t>
      </w:r>
      <w:r w:rsidR="0046603D">
        <w:t xml:space="preserve"> RF propagation using the on</w:t>
      </w:r>
      <w:r w:rsidR="5D56B434">
        <w:t>-</w:t>
      </w:r>
      <w:r w:rsidR="0046603D">
        <w:t xml:space="preserve">board ADCs </w:t>
      </w:r>
      <w:r w:rsidR="64249EDC">
        <w:t>(Analog to Digital Converter)</w:t>
      </w:r>
      <w:r w:rsidR="23069CAD">
        <w:t xml:space="preserve"> and </w:t>
      </w:r>
      <w:r w:rsidR="05D01BB1">
        <w:t>DACs (Digital to Analog Converter)</w:t>
      </w:r>
      <w:r w:rsidR="23069CAD">
        <w:t>,</w:t>
      </w:r>
      <w:r w:rsidR="0046603D">
        <w:t xml:space="preserve"> along with a pair of </w:t>
      </w:r>
      <w:r w:rsidR="00B3295A">
        <w:t xml:space="preserve">resonate antennas. The current method to </w:t>
      </w:r>
      <w:r w:rsidR="00374396">
        <w:rPr>
          <w:noProof/>
        </w:rPr>
        <mc:AlternateContent>
          <mc:Choice Requires="wps">
            <w:drawing>
              <wp:anchor distT="0" distB="0" distL="114300" distR="114300" simplePos="0" relativeHeight="251658246" behindDoc="0" locked="0" layoutInCell="1" allowOverlap="1" wp14:anchorId="78AE72F0" wp14:editId="109977AE">
                <wp:simplePos x="0" y="0"/>
                <wp:positionH relativeFrom="column">
                  <wp:posOffset>2938145</wp:posOffset>
                </wp:positionH>
                <wp:positionV relativeFrom="paragraph">
                  <wp:posOffset>7029450</wp:posOffset>
                </wp:positionV>
                <wp:extent cx="2785110" cy="635"/>
                <wp:effectExtent l="0" t="0" r="0" b="0"/>
                <wp:wrapSquare wrapText="bothSides"/>
                <wp:docPr id="305189300" name="Text Box 1"/>
                <wp:cNvGraphicFramePr/>
                <a:graphic xmlns:a="http://schemas.openxmlformats.org/drawingml/2006/main">
                  <a:graphicData uri="http://schemas.microsoft.com/office/word/2010/wordprocessingShape">
                    <wps:wsp>
                      <wps:cNvSpPr txBox="1"/>
                      <wps:spPr>
                        <a:xfrm>
                          <a:off x="0" y="0"/>
                          <a:ext cx="2785110" cy="635"/>
                        </a:xfrm>
                        <a:prstGeom prst="rect">
                          <a:avLst/>
                        </a:prstGeom>
                        <a:solidFill>
                          <a:prstClr val="white"/>
                        </a:solidFill>
                        <a:ln>
                          <a:noFill/>
                        </a:ln>
                      </wps:spPr>
                      <wps:txbx>
                        <w:txbxContent>
                          <w:p w14:paraId="2FC19AD6" w14:textId="46104E22" w:rsidR="00374396" w:rsidRPr="00A8399B" w:rsidRDefault="00374396" w:rsidP="00374396">
                            <w:pPr>
                              <w:pStyle w:val="Caption"/>
                              <w:rPr>
                                <w:noProof/>
                              </w:rPr>
                            </w:pPr>
                            <w:r>
                              <w:t xml:space="preserve">Figure </w:t>
                            </w:r>
                            <w:r>
                              <w:fldChar w:fldCharType="begin"/>
                            </w:r>
                            <w:r>
                              <w:instrText xml:space="preserve"> SEQ Figure \* ARABIC </w:instrText>
                            </w:r>
                            <w:r w:rsidR="007E5520">
                              <w:fldChar w:fldCharType="separate"/>
                            </w:r>
                            <w:r>
                              <w:fldChar w:fldCharType="end"/>
                            </w:r>
                            <w:r>
                              <w:t xml:space="preserve"> - </w:t>
                            </w:r>
                            <w:r w:rsidRPr="0013468C">
                              <w:t>Received signal with maxhold  value (pink line)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a="http://schemas.openxmlformats.org/drawingml/2006/main" xmlns:pic="http://schemas.openxmlformats.org/drawingml/2006/picture" xmlns:a14="http://schemas.microsoft.com/office/drawing/2010/main" xmlns:a16="http://schemas.microsoft.com/office/drawing/2014/main" xmlns:arto="http://schemas.microsoft.com/office/word/2006/arto">
            <w:pict>
              <v:shape id="Text Box 1" style="position:absolute;margin-left:231.35pt;margin-top:553.5pt;width:219.3pt;height:.05pt;z-index:251658246;visibility:visible;mso-wrap-style:square;mso-wrap-distance-left:9pt;mso-wrap-distance-top:0;mso-wrap-distance-right:9pt;mso-wrap-distance-bottom:0;mso-position-horizontal:absolute;mso-position-horizontal-relative:text;mso-position-vertical:absolute;mso-position-vertical-relative:text;v-text-anchor:top" o:spid="_x0000_s1041"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" w14:anchorId="78AE72F0">
                <v:textbox style="mso-fit-shape-to-text:t" inset="0,0,0,0">
                  <w:txbxContent>
                    <w:p w:rsidRPr="00A8399B" w:rsidR="00374396" w:rsidP="00374396" w:rsidRDefault="00374396" w14:paraId="2FC19AD6" w14:textId="46104E22">
                      <w:pPr>
                        <w:pStyle w:val="Caption"/>
                        <w:rPr>
                          <w:noProof/>
                        </w:rPr>
                      </w:pPr>
                      <w:r>
                        <w:t xml:space="preserve">Figure </w:t>
                      </w:r>
                      <w:r>
                        <w:fldChar w:fldCharType="begin"/>
                      </w:r>
                      <w:r>
                        <w:instrText xml:space="preserve"> SEQ Figure \* ARABIC </w:instrText>
                      </w:r>
                      <w:r>
                        <w:fldChar w:fldCharType="separate"/>
                      </w:r>
                      <w:r>
                        <w:fldChar w:fldCharType="end"/>
                      </w:r>
                      <w:r>
                        <w:t xml:space="preserve"> - </w:t>
                      </w:r>
                      <w:r w:rsidRPr="0013468C">
                        <w:t>Received signal with maxhold  value (pink line)</w:t>
                      </w:r>
                    </w:p>
                  </w:txbxContent>
                </v:textbox>
                <w10:wrap type="square"/>
              </v:shape>
            </w:pict>
          </mc:Fallback>
        </mc:AlternateContent>
      </w:r>
      <w:r w:rsidR="006E0A63">
        <w:rPr>
          <w:noProof/>
        </w:rPr>
        <w:drawing>
          <wp:anchor distT="0" distB="0" distL="114300" distR="114300" simplePos="0" relativeHeight="251658245" behindDoc="0" locked="0" layoutInCell="1" allowOverlap="1" wp14:anchorId="3DAE6F12" wp14:editId="1253DB2A">
            <wp:simplePos x="0" y="0"/>
            <wp:positionH relativeFrom="column">
              <wp:posOffset>2938571</wp:posOffset>
            </wp:positionH>
            <wp:positionV relativeFrom="paragraph">
              <wp:posOffset>4911504</wp:posOffset>
            </wp:positionV>
            <wp:extent cx="2785110" cy="2061210"/>
            <wp:effectExtent l="0" t="0" r="0" b="0"/>
            <wp:wrapSquare wrapText="bothSides"/>
            <wp:docPr id="4" name="Picture 2" descr="A graph of a graph showing a number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A graph of a graph showing a number of different colored lines&#10;&#10;Description automatically generated with medium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85110" cy="2061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295A">
        <w:t>generate a transmit</w:t>
      </w:r>
      <w:r w:rsidR="00DD6E58">
        <w:t>ted</w:t>
      </w:r>
      <w:r w:rsidR="00B3295A">
        <w:t xml:space="preserve"> signal and visualize a receive</w:t>
      </w:r>
      <w:r w:rsidR="00DD6E58">
        <w:t>d</w:t>
      </w:r>
      <w:r w:rsidR="00B3295A">
        <w:t xml:space="preserve"> signal is </w:t>
      </w:r>
      <w:r w:rsidR="00DD6E58">
        <w:t>using</w:t>
      </w:r>
      <w:r w:rsidR="00B3295A">
        <w:t xml:space="preserve"> the </w:t>
      </w:r>
      <w:r w:rsidR="00F07252">
        <w:t>Xilinx RF Analyzer</w:t>
      </w:r>
      <w:r w:rsidR="004F600D">
        <w:t xml:space="preserve"> debugging tool, made specifically fo</w:t>
      </w:r>
      <w:r w:rsidR="002A7BD5">
        <w:t>r</w:t>
      </w:r>
      <w:r w:rsidR="004F600D">
        <w:t xml:space="preserve"> Zynq </w:t>
      </w:r>
      <w:r w:rsidR="006E0A63">
        <w:t> </w:t>
      </w:r>
      <w:r w:rsidR="004F600D">
        <w:t>Ultra</w:t>
      </w:r>
      <w:r w:rsidR="00AF10AA">
        <w:t>S</w:t>
      </w:r>
      <w:r w:rsidR="004F600D">
        <w:t>cale+ RFSoC</w:t>
      </w:r>
      <w:r w:rsidR="002A7BD5">
        <w:t xml:space="preserve"> </w:t>
      </w:r>
      <w:r w:rsidR="0067256B">
        <w:t>products</w:t>
      </w:r>
      <w:r w:rsidR="1B9FAB7E">
        <w:t xml:space="preserve"> </w:t>
      </w:r>
      <w:customXmlInsRangeStart w:id="12" w:author="Microsoft Word" w:date="2024-04-15T10:32:00Z"/>
      <w:sdt>
        <w:sdtPr>
          <w:rPr>
            <w:rFonts w:ascii="Arial" w:eastAsia="Arial" w:hAnsi="Arial" w:cs="Arial"/>
          </w:rPr>
          <w:id w:val="-1392884612"/>
          <w:placeholder>
            <w:docPart w:val="EA071B451EA242CB80F6F98ADC9A63A3"/>
          </w:placeholder>
          <w:citation/>
        </w:sdtPr>
        <w:sdtContent>
          <w:customXmlInsRangeEnd w:id="12"/>
          <w:ins w:id="13" w:author="Microsoft Word" w:date="2024-04-15T10:32:00Z">
            <w:r w:rsidR="0067256B">
              <w:fldChar w:fldCharType="begin"/>
            </w:r>
            <w:r w:rsidR="0067256B">
              <w:instrText xml:space="preserve"> CITATION Xil21 \l 1033 </w:instrText>
            </w:r>
            <w:r w:rsidR="0067256B">
              <w:fldChar w:fldCharType="separate"/>
            </w:r>
          </w:ins>
          <w:r w:rsidR="001621D4" w:rsidRPr="001621D4">
            <w:rPr>
              <w:noProof/>
            </w:rPr>
            <w:t>[2]</w:t>
          </w:r>
          <w:ins w:id="14" w:author="Microsoft Word" w:date="2024-04-15T10:32:00Z">
            <w:r w:rsidR="0067256B">
              <w:fldChar w:fldCharType="end"/>
            </w:r>
          </w:ins>
          <w:customXmlInsRangeStart w:id="15" w:author="Microsoft Word" w:date="2024-04-15T10:32:00Z"/>
        </w:sdtContent>
      </w:sdt>
      <w:customXmlInsRangeEnd w:id="15"/>
      <w:r w:rsidR="0067256B">
        <w:t>.</w:t>
      </w:r>
      <w:r w:rsidRPr="00B70F84">
        <w:t xml:space="preserve"> </w:t>
      </w:r>
      <w:r>
        <w:t> </w:t>
      </w:r>
      <w:r w:rsidR="003B6C11" w:rsidRPr="1B3E8A2F">
        <w:rPr>
          <w:rFonts w:ascii="Arial" w:eastAsia="Arial" w:hAnsi="Arial" w:cs="Arial"/>
        </w:rPr>
        <w:t> </w:t>
      </w:r>
      <w:r w:rsidR="00220645" w:rsidRPr="1B3E8A2F">
        <w:rPr>
          <w:rFonts w:ascii="Arial" w:eastAsia="Arial" w:hAnsi="Arial" w:cs="Arial"/>
        </w:rPr>
        <w:t> </w:t>
      </w:r>
    </w:p>
    <w:p w14:paraId="369CC766" w14:textId="6AF8D018" w:rsidR="677B0DE5" w:rsidRDefault="677B0DE5" w:rsidP="55ACE6BC">
      <w:pPr>
        <w:ind w:firstLine="720"/>
        <w:rPr>
          <w:rFonts w:ascii="Arial" w:eastAsia="Arial" w:hAnsi="Arial" w:cs="Arial"/>
        </w:rPr>
      </w:pPr>
      <w:r w:rsidRPr="1B3E8A2F">
        <w:rPr>
          <w:rFonts w:ascii="Arial" w:eastAsia="Arial" w:hAnsi="Arial" w:cs="Arial"/>
        </w:rPr>
        <w:t xml:space="preserve">Another key component of our project is creating a radar processing module in </w:t>
      </w:r>
      <w:r w:rsidR="003B0A49" w:rsidRPr="1B3E8A2F">
        <w:rPr>
          <w:rFonts w:ascii="Arial" w:eastAsia="Arial" w:hAnsi="Arial" w:cs="Arial"/>
        </w:rPr>
        <w:t>Simulink</w:t>
      </w:r>
      <w:r w:rsidRPr="1B3E8A2F">
        <w:rPr>
          <w:rFonts w:ascii="Arial" w:eastAsia="Arial" w:hAnsi="Arial" w:cs="Arial"/>
        </w:rPr>
        <w:t xml:space="preserve">. This radar processing chain allows us to compute the distance from the board to an object in real time. </w:t>
      </w:r>
      <w:r w:rsidR="16ECA370" w:rsidRPr="1B3E8A2F">
        <w:rPr>
          <w:rFonts w:ascii="Arial" w:eastAsia="Arial" w:hAnsi="Arial" w:cs="Arial"/>
        </w:rPr>
        <w:t xml:space="preserve">In its current state, the </w:t>
      </w:r>
      <w:r w:rsidR="003B0A49" w:rsidRPr="1B3E8A2F">
        <w:rPr>
          <w:rFonts w:ascii="Arial" w:eastAsia="Arial" w:hAnsi="Arial" w:cs="Arial"/>
        </w:rPr>
        <w:t>Simulink</w:t>
      </w:r>
      <w:r w:rsidR="16ECA370" w:rsidRPr="1B3E8A2F">
        <w:rPr>
          <w:rFonts w:ascii="Arial" w:eastAsia="Arial" w:hAnsi="Arial" w:cs="Arial"/>
        </w:rPr>
        <w:t xml:space="preserve"> model is not fully HDL-compatible, meaning that our FFT block is unable to be transformed into HDL and be uploaded to our board. This prevents us from deploying our custom signal processing chain onto the board to gather re</w:t>
      </w:r>
      <w:r w:rsidR="355ACF94" w:rsidRPr="1B3E8A2F">
        <w:rPr>
          <w:rFonts w:ascii="Arial" w:eastAsia="Arial" w:hAnsi="Arial" w:cs="Arial"/>
        </w:rPr>
        <w:t xml:space="preserve">al world results. </w:t>
      </w:r>
    </w:p>
    <w:p w14:paraId="695CA9B9" w14:textId="77777777" w:rsidR="00BC7125" w:rsidRDefault="00BC7125" w:rsidP="55ACE6BC">
      <w:pPr>
        <w:ind w:firstLine="720"/>
        <w:rPr>
          <w:rFonts w:ascii="Arial" w:eastAsia="Arial" w:hAnsi="Arial" w:cs="Arial"/>
        </w:rPr>
      </w:pPr>
    </w:p>
    <w:p w14:paraId="58790E0D" w14:textId="5EF20090" w:rsidR="00ED12BF" w:rsidRDefault="00ED12BF" w:rsidP="00325BB7">
      <w:pPr>
        <w:pStyle w:val="Heading2"/>
        <w:rPr>
          <w:rFonts w:ascii="Arial" w:eastAsia="Arial" w:hAnsi="Arial" w:cs="Arial"/>
        </w:rPr>
      </w:pPr>
      <w:bookmarkStart w:id="16" w:name="_Toc164111525"/>
      <w:r w:rsidRPr="1B3E8A2F">
        <w:rPr>
          <w:rFonts w:ascii="Arial" w:eastAsia="Arial" w:hAnsi="Arial" w:cs="Arial"/>
        </w:rPr>
        <w:t xml:space="preserve">Test results and </w:t>
      </w:r>
      <w:r w:rsidR="00C256AE" w:rsidRPr="1B3E8A2F">
        <w:rPr>
          <w:rFonts w:ascii="Arial" w:eastAsia="Arial" w:hAnsi="Arial" w:cs="Arial"/>
        </w:rPr>
        <w:t>analysis</w:t>
      </w:r>
      <w:bookmarkEnd w:id="16"/>
    </w:p>
    <w:p w14:paraId="6C587D7F" w14:textId="0FFCF516" w:rsidR="00462741" w:rsidRDefault="00B307C2" w:rsidP="007716EF">
      <w:pPr>
        <w:rPr>
          <w:rFonts w:ascii="Arial" w:eastAsia="Arial" w:hAnsi="Arial" w:cs="Arial"/>
        </w:rPr>
      </w:pPr>
      <w:r>
        <w:rPr>
          <w:noProof/>
        </w:rPr>
        <mc:AlternateContent>
          <mc:Choice Requires="wpg">
            <w:drawing>
              <wp:anchor distT="0" distB="0" distL="114300" distR="114300" simplePos="0" relativeHeight="251658240" behindDoc="0" locked="0" layoutInCell="1" allowOverlap="1" wp14:anchorId="7205547E" wp14:editId="7BF0D55D">
                <wp:simplePos x="0" y="0"/>
                <wp:positionH relativeFrom="column">
                  <wp:posOffset>45720</wp:posOffset>
                </wp:positionH>
                <wp:positionV relativeFrom="paragraph">
                  <wp:posOffset>2064385</wp:posOffset>
                </wp:positionV>
                <wp:extent cx="3253740" cy="3059430"/>
                <wp:effectExtent l="19050" t="19050" r="22860" b="7620"/>
                <wp:wrapTopAndBottom/>
                <wp:docPr id="538129287" name="Group 7"/>
                <wp:cNvGraphicFramePr/>
                <a:graphic xmlns:a="http://schemas.openxmlformats.org/drawingml/2006/main">
                  <a:graphicData uri="http://schemas.microsoft.com/office/word/2010/wordprocessingGroup">
                    <wpg:wgp>
                      <wpg:cNvGrpSpPr/>
                      <wpg:grpSpPr>
                        <a:xfrm>
                          <a:off x="0" y="0"/>
                          <a:ext cx="3253740" cy="3059430"/>
                          <a:chOff x="0" y="0"/>
                          <a:chExt cx="3253740" cy="3059430"/>
                        </a:xfrm>
                      </wpg:grpSpPr>
                      <pic:pic xmlns:pic="http://schemas.openxmlformats.org/drawingml/2006/picture">
                        <pic:nvPicPr>
                          <pic:cNvPr id="14" name="Picture 13" descr="A graph of a graph showing a number of error&#10;&#10;Description automatically generated with medium confidence">
                            <a:extLst>
                              <a:ext uri="{FF2B5EF4-FFF2-40B4-BE49-F238E27FC236}">
                                <a16:creationId xmlns:a16="http://schemas.microsoft.com/office/drawing/2014/main" id="{54781997-BA85-7778-3082-DECC0DA9C23C}"/>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3810" y="0"/>
                            <a:ext cx="3249930" cy="2739390"/>
                          </a:xfrm>
                          <a:prstGeom prst="rect">
                            <a:avLst/>
                          </a:prstGeom>
                          <a:ln>
                            <a:solidFill>
                              <a:schemeClr val="tx1"/>
                            </a:solidFill>
                          </a:ln>
                        </pic:spPr>
                      </pic:pic>
                      <wps:wsp>
                        <wps:cNvPr id="1105586861" name="Text Box 1"/>
                        <wps:cNvSpPr txBox="1"/>
                        <wps:spPr>
                          <a:xfrm>
                            <a:off x="0" y="2792730"/>
                            <a:ext cx="3249930" cy="266700"/>
                          </a:xfrm>
                          <a:prstGeom prst="rect">
                            <a:avLst/>
                          </a:prstGeom>
                          <a:solidFill>
                            <a:prstClr val="white"/>
                          </a:solidFill>
                          <a:ln>
                            <a:noFill/>
                          </a:ln>
                        </wps:spPr>
                        <wps:txbx>
                          <w:txbxContent>
                            <w:p w14:paraId="71552D5C" w14:textId="4B055CB2" w:rsidR="000F6B31" w:rsidRPr="00B43AC9" w:rsidRDefault="000F6B31" w:rsidP="000F6B31">
                              <w:pPr>
                                <w:pStyle w:val="Caption"/>
                              </w:pPr>
                              <w:r>
                                <w:t>Figure 6 -</w:t>
                              </w:r>
                              <w:r w:rsidRPr="00207AD6">
                                <w:t xml:space="preserve"> Matlab Reference vs Simulink Actual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a="http://schemas.openxmlformats.org/drawingml/2006/main" xmlns:pic="http://schemas.openxmlformats.org/drawingml/2006/picture" xmlns:a14="http://schemas.microsoft.com/office/drawing/2010/main" xmlns:a16="http://schemas.microsoft.com/office/drawing/2014/main" xmlns:arto="http://schemas.microsoft.com/office/word/2006/arto">
            <w:pict>
              <v:group id="Group 7" style="position:absolute;margin-left:3.6pt;margin-top:162.55pt;width:256.2pt;height:240.9pt;z-index:251658240;mso-position-horizontal-relative:text;mso-position-vertical-relative:text" coordsize="32537,30594" o:spid="_x0000_s1042" w14:anchorId="7205547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">
                <v:shape id="Picture 13" style="position:absolute;left:38;width:32499;height:27393;visibility:visible;mso-wrap-style:square" alt="A graph of a graph showing a number of error&#10;&#10;Description automatically generated with medium confidence" o:spid="_x0000_s1043" stroked="t" strokecolor="black [3213]"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">
                  <v:imagedata o:title="A graph of a graph showing a number of error&#10;&#10;Description automatically generated with medium confidence" r:id="rId23"/>
                  <v:path arrowok="t"/>
                </v:shape>
                <v:shape id="_x0000_s1044" style="position:absolute;top:27927;width:32499;height:2667;visibility:visible;mso-wrap-style:square;v-text-anchor:top"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">
                  <v:textbox style="mso-fit-shape-to-text:t" inset="0,0,0,0">
                    <w:txbxContent>
                      <w:p w:rsidRPr="00B43AC9" w:rsidR="000F6B31" w:rsidP="000F6B31" w:rsidRDefault="000F6B31" w14:paraId="71552D5C" w14:textId="4B055CB2">
                        <w:pPr>
                          <w:pStyle w:val="Caption"/>
                        </w:pPr>
                        <w:r>
                          <w:t>Figure 6 -</w:t>
                        </w:r>
                        <w:r w:rsidRPr="00207AD6">
                          <w:t xml:space="preserve"> Matlab Reference vs Simulink Actual</w:t>
                        </w:r>
                      </w:p>
                    </w:txbxContent>
                  </v:textbox>
                </v:shape>
                <w10:wrap type="topAndBottom"/>
              </v:group>
            </w:pict>
          </mc:Fallback>
        </mc:AlternateContent>
      </w:r>
      <w:r w:rsidR="00AF4A09" w:rsidRPr="1B3E8A2F">
        <w:rPr>
          <w:rFonts w:ascii="Arial" w:eastAsia="Arial" w:hAnsi="Arial" w:cs="Arial"/>
        </w:rPr>
        <w:t xml:space="preserve">In order to validate the </w:t>
      </w:r>
      <w:r w:rsidR="00DE53C4" w:rsidRPr="1B3E8A2F">
        <w:rPr>
          <w:rFonts w:ascii="Arial" w:eastAsia="Arial" w:hAnsi="Arial" w:cs="Arial"/>
        </w:rPr>
        <w:t>Simulink</w:t>
      </w:r>
      <w:r w:rsidR="00CE0AAD" w:rsidRPr="1B3E8A2F">
        <w:rPr>
          <w:rFonts w:ascii="Arial" w:eastAsia="Arial" w:hAnsi="Arial" w:cs="Arial"/>
        </w:rPr>
        <w:t xml:space="preserve"> system model</w:t>
      </w:r>
      <w:r w:rsidR="00DE53C4" w:rsidRPr="1B3E8A2F">
        <w:rPr>
          <w:rFonts w:ascii="Arial" w:eastAsia="Arial" w:hAnsi="Arial" w:cs="Arial"/>
        </w:rPr>
        <w:t>, w</w:t>
      </w:r>
      <w:r w:rsidR="006E1131" w:rsidRPr="1B3E8A2F">
        <w:rPr>
          <w:rFonts w:ascii="Arial" w:eastAsia="Arial" w:hAnsi="Arial" w:cs="Arial"/>
        </w:rPr>
        <w:t xml:space="preserve">e created a </w:t>
      </w:r>
      <w:r w:rsidR="00CB1097" w:rsidRPr="1B3E8A2F">
        <w:rPr>
          <w:rFonts w:ascii="Arial" w:eastAsia="Arial" w:hAnsi="Arial" w:cs="Arial"/>
        </w:rPr>
        <w:t>MATLAB</w:t>
      </w:r>
      <w:r w:rsidR="006E1131" w:rsidRPr="1B3E8A2F">
        <w:rPr>
          <w:rFonts w:ascii="Arial" w:eastAsia="Arial" w:hAnsi="Arial" w:cs="Arial"/>
        </w:rPr>
        <w:t xml:space="preserve"> testbench </w:t>
      </w:r>
      <w:r w:rsidR="00CE0AAD" w:rsidRPr="1B3E8A2F">
        <w:rPr>
          <w:rFonts w:ascii="Arial" w:eastAsia="Arial" w:hAnsi="Arial" w:cs="Arial"/>
        </w:rPr>
        <w:t>program</w:t>
      </w:r>
      <w:r w:rsidR="006E1131" w:rsidRPr="1B3E8A2F">
        <w:rPr>
          <w:rFonts w:ascii="Arial" w:eastAsia="Arial" w:hAnsi="Arial" w:cs="Arial"/>
        </w:rPr>
        <w:t xml:space="preserve">. This </w:t>
      </w:r>
      <w:r w:rsidR="00CB1097" w:rsidRPr="1B3E8A2F">
        <w:rPr>
          <w:rFonts w:ascii="Arial" w:eastAsia="Arial" w:hAnsi="Arial" w:cs="Arial"/>
        </w:rPr>
        <w:t>MATLAB</w:t>
      </w:r>
      <w:r w:rsidR="006E1131" w:rsidRPr="1B3E8A2F">
        <w:rPr>
          <w:rFonts w:ascii="Arial" w:eastAsia="Arial" w:hAnsi="Arial" w:cs="Arial"/>
        </w:rPr>
        <w:t xml:space="preserve"> </w:t>
      </w:r>
      <w:r w:rsidR="003F4BEB" w:rsidRPr="1B3E8A2F">
        <w:rPr>
          <w:rFonts w:ascii="Arial" w:eastAsia="Arial" w:hAnsi="Arial" w:cs="Arial"/>
        </w:rPr>
        <w:t xml:space="preserve">program simulates </w:t>
      </w:r>
      <w:r w:rsidR="00DA3237" w:rsidRPr="1B3E8A2F">
        <w:rPr>
          <w:rFonts w:ascii="Arial" w:eastAsia="Arial" w:hAnsi="Arial" w:cs="Arial"/>
        </w:rPr>
        <w:t xml:space="preserve">the </w:t>
      </w:r>
      <w:r w:rsidR="00CE0AAD" w:rsidRPr="1B3E8A2F">
        <w:rPr>
          <w:rFonts w:ascii="Arial" w:eastAsia="Arial" w:hAnsi="Arial" w:cs="Arial"/>
        </w:rPr>
        <w:t>FPGA</w:t>
      </w:r>
      <w:r w:rsidR="00DA3237" w:rsidRPr="1B3E8A2F">
        <w:rPr>
          <w:rFonts w:ascii="Arial" w:eastAsia="Arial" w:hAnsi="Arial" w:cs="Arial"/>
        </w:rPr>
        <w:t xml:space="preserve"> receiving our signal over a noisy channel and </w:t>
      </w:r>
      <w:r w:rsidR="00A11BD2" w:rsidRPr="1B3E8A2F">
        <w:rPr>
          <w:rFonts w:ascii="Arial" w:eastAsia="Arial" w:hAnsi="Arial" w:cs="Arial"/>
        </w:rPr>
        <w:t xml:space="preserve">then </w:t>
      </w:r>
      <w:r w:rsidR="00385FC7" w:rsidRPr="1B3E8A2F">
        <w:rPr>
          <w:rFonts w:ascii="Arial" w:eastAsia="Arial" w:hAnsi="Arial" w:cs="Arial"/>
        </w:rPr>
        <w:t>uses FMCW signal processing to compute a distance</w:t>
      </w:r>
      <w:r w:rsidR="00C36C31" w:rsidRPr="1B3E8A2F">
        <w:rPr>
          <w:rFonts w:ascii="Arial" w:eastAsia="Arial" w:hAnsi="Arial" w:cs="Arial"/>
        </w:rPr>
        <w:t xml:space="preserve"> estimate. This distance estimate calculated in </w:t>
      </w:r>
      <w:r w:rsidR="00CB1097" w:rsidRPr="1B3E8A2F">
        <w:rPr>
          <w:rFonts w:ascii="Arial" w:eastAsia="Arial" w:hAnsi="Arial" w:cs="Arial"/>
        </w:rPr>
        <w:t>MATLAB</w:t>
      </w:r>
      <w:r w:rsidR="00C36C31" w:rsidRPr="1B3E8A2F">
        <w:rPr>
          <w:rFonts w:ascii="Arial" w:eastAsia="Arial" w:hAnsi="Arial" w:cs="Arial"/>
        </w:rPr>
        <w:t xml:space="preserve"> should </w:t>
      </w:r>
      <w:r w:rsidR="000F111C" w:rsidRPr="1B3E8A2F">
        <w:rPr>
          <w:rFonts w:ascii="Arial" w:eastAsia="Arial" w:hAnsi="Arial" w:cs="Arial"/>
        </w:rPr>
        <w:t>be consistent</w:t>
      </w:r>
      <w:r w:rsidR="00C36C31" w:rsidRPr="1B3E8A2F">
        <w:rPr>
          <w:rFonts w:ascii="Arial" w:eastAsia="Arial" w:hAnsi="Arial" w:cs="Arial"/>
        </w:rPr>
        <w:t xml:space="preserve"> with</w:t>
      </w:r>
      <w:r w:rsidR="006F2656" w:rsidRPr="1B3E8A2F">
        <w:rPr>
          <w:rFonts w:ascii="Arial" w:eastAsia="Arial" w:hAnsi="Arial" w:cs="Arial"/>
        </w:rPr>
        <w:t xml:space="preserve"> </w:t>
      </w:r>
      <w:r w:rsidR="00D86126" w:rsidRPr="1B3E8A2F">
        <w:rPr>
          <w:rFonts w:ascii="Arial" w:eastAsia="Arial" w:hAnsi="Arial" w:cs="Arial"/>
        </w:rPr>
        <w:t>the Simulink model output</w:t>
      </w:r>
      <w:r w:rsidR="000F111C" w:rsidRPr="1B3E8A2F">
        <w:rPr>
          <w:rFonts w:ascii="Arial" w:eastAsia="Arial" w:hAnsi="Arial" w:cs="Arial"/>
        </w:rPr>
        <w:t xml:space="preserve"> to validate our model. It is important to emphasize that one of the major steps in the development of the Simulink model is converting stages to “’fixed point”</w:t>
      </w:r>
      <w:r w:rsidR="00377736" w:rsidRPr="1B3E8A2F">
        <w:rPr>
          <w:rFonts w:ascii="Arial" w:eastAsia="Arial" w:hAnsi="Arial" w:cs="Arial"/>
        </w:rPr>
        <w:t xml:space="preserve">, which is the process of fixing how many bits are allocated to each signal. Therefore, the below test is important as it shows that despite using limited </w:t>
      </w:r>
      <w:r w:rsidR="008D41A5" w:rsidRPr="1B3E8A2F">
        <w:rPr>
          <w:rFonts w:ascii="Arial" w:eastAsia="Arial" w:hAnsi="Arial" w:cs="Arial"/>
        </w:rPr>
        <w:t xml:space="preserve">bit </w:t>
      </w:r>
      <w:r w:rsidR="00377736" w:rsidRPr="1B3E8A2F">
        <w:rPr>
          <w:rFonts w:ascii="Arial" w:eastAsia="Arial" w:hAnsi="Arial" w:cs="Arial"/>
        </w:rPr>
        <w:t xml:space="preserve">precision </w:t>
      </w:r>
      <w:r w:rsidR="008D41A5" w:rsidRPr="1B3E8A2F">
        <w:rPr>
          <w:rFonts w:ascii="Arial" w:eastAsia="Arial" w:hAnsi="Arial" w:cs="Arial"/>
        </w:rPr>
        <w:t xml:space="preserve">in our </w:t>
      </w:r>
      <w:r w:rsidR="000652BD" w:rsidRPr="1B3E8A2F">
        <w:rPr>
          <w:rFonts w:ascii="Arial" w:eastAsia="Arial" w:hAnsi="Arial" w:cs="Arial"/>
        </w:rPr>
        <w:t>model, it is still capable of producing accurate outputs.</w:t>
      </w:r>
    </w:p>
    <w:p w14:paraId="4F3BD20E" w14:textId="1ABFB414" w:rsidR="00462741" w:rsidRPr="00BC7125" w:rsidRDefault="00DC067C" w:rsidP="00767C5C">
      <w:pPr>
        <w:ind w:firstLine="720"/>
        <w:rPr>
          <w:rFonts w:ascii="Arial" w:eastAsia="Arial" w:hAnsi="Arial" w:cs="Arial"/>
        </w:rPr>
      </w:pPr>
      <w:r w:rsidRPr="1B3E8A2F">
        <w:rPr>
          <w:rFonts w:ascii="Arial" w:eastAsia="Arial" w:hAnsi="Arial" w:cs="Arial"/>
        </w:rPr>
        <w:t>Wit</w:t>
      </w:r>
      <w:r w:rsidR="009C5949" w:rsidRPr="1B3E8A2F">
        <w:rPr>
          <w:rFonts w:ascii="Arial" w:eastAsia="Arial" w:hAnsi="Arial" w:cs="Arial"/>
        </w:rPr>
        <w:t>h</w:t>
      </w:r>
      <w:r w:rsidRPr="1B3E8A2F">
        <w:rPr>
          <w:rFonts w:ascii="Arial" w:eastAsia="Arial" w:hAnsi="Arial" w:cs="Arial"/>
        </w:rPr>
        <w:t xml:space="preserve"> this graph, for the majority of the test, our error is </w:t>
      </w:r>
      <w:r w:rsidR="00AB52AE" w:rsidRPr="1B3E8A2F">
        <w:rPr>
          <w:rFonts w:ascii="Arial" w:eastAsia="Arial" w:hAnsi="Arial" w:cs="Arial"/>
        </w:rPr>
        <w:t>small</w:t>
      </w:r>
      <w:r w:rsidR="00880CE4" w:rsidRPr="1B3E8A2F">
        <w:rPr>
          <w:rFonts w:ascii="Arial" w:eastAsia="Arial" w:hAnsi="Arial" w:cs="Arial"/>
        </w:rPr>
        <w:t xml:space="preserve"> </w:t>
      </w:r>
      <w:r w:rsidR="0075171C" w:rsidRPr="1B3E8A2F">
        <w:rPr>
          <w:rFonts w:ascii="Arial" w:eastAsia="Arial" w:hAnsi="Arial" w:cs="Arial"/>
        </w:rPr>
        <w:t xml:space="preserve">demonstrating that our Simulink model is functioning consistent with the </w:t>
      </w:r>
      <w:r w:rsidR="00D958BD" w:rsidRPr="1B3E8A2F">
        <w:rPr>
          <w:rFonts w:ascii="Arial" w:eastAsia="Arial" w:hAnsi="Arial" w:cs="Arial"/>
        </w:rPr>
        <w:t>MATLAB</w:t>
      </w:r>
      <w:r w:rsidR="0075171C" w:rsidRPr="1B3E8A2F">
        <w:rPr>
          <w:rFonts w:ascii="Arial" w:eastAsia="Arial" w:hAnsi="Arial" w:cs="Arial"/>
        </w:rPr>
        <w:t xml:space="preserve"> reference. It is worth noting that </w:t>
      </w:r>
      <w:r w:rsidR="00104E60" w:rsidRPr="1B3E8A2F">
        <w:rPr>
          <w:rFonts w:ascii="Arial" w:eastAsia="Arial" w:hAnsi="Arial" w:cs="Arial"/>
        </w:rPr>
        <w:t xml:space="preserve">the discrepancies in the beginning </w:t>
      </w:r>
      <w:r w:rsidR="002D59D0" w:rsidRPr="1B3E8A2F">
        <w:rPr>
          <w:rFonts w:ascii="Arial" w:eastAsia="Arial" w:hAnsi="Arial" w:cs="Arial"/>
        </w:rPr>
        <w:t>correspond</w:t>
      </w:r>
      <w:r w:rsidR="006A0715" w:rsidRPr="1B3E8A2F">
        <w:rPr>
          <w:rFonts w:ascii="Arial" w:eastAsia="Arial" w:hAnsi="Arial" w:cs="Arial"/>
        </w:rPr>
        <w:t>ed</w:t>
      </w:r>
      <w:r w:rsidR="002D59D0" w:rsidRPr="1B3E8A2F">
        <w:rPr>
          <w:rFonts w:ascii="Arial" w:eastAsia="Arial" w:hAnsi="Arial" w:cs="Arial"/>
        </w:rPr>
        <w:t xml:space="preserve"> to noise</w:t>
      </w:r>
      <w:r w:rsidR="005C30D6" w:rsidRPr="1B3E8A2F">
        <w:rPr>
          <w:rFonts w:ascii="Arial" w:eastAsia="Arial" w:hAnsi="Arial" w:cs="Arial"/>
        </w:rPr>
        <w:t xml:space="preserve"> </w:t>
      </w:r>
      <w:r w:rsidR="009C5949" w:rsidRPr="1B3E8A2F">
        <w:rPr>
          <w:rFonts w:ascii="Arial" w:eastAsia="Arial" w:hAnsi="Arial" w:cs="Arial"/>
        </w:rPr>
        <w:t>when the object is not yet detected. This</w:t>
      </w:r>
      <w:r w:rsidR="009214D5" w:rsidRPr="1B3E8A2F">
        <w:rPr>
          <w:rFonts w:ascii="Arial" w:eastAsia="Arial" w:hAnsi="Arial" w:cs="Arial"/>
        </w:rPr>
        <w:t xml:space="preserve"> results in the output of the model outputting noise and thus</w:t>
      </w:r>
      <w:r w:rsidR="003C12CE" w:rsidRPr="1B3E8A2F">
        <w:rPr>
          <w:rFonts w:ascii="Arial" w:eastAsia="Arial" w:hAnsi="Arial" w:cs="Arial"/>
        </w:rPr>
        <w:t xml:space="preserve"> we need not be concerned if there are </w:t>
      </w:r>
      <w:r w:rsidR="1DFCE576" w:rsidRPr="1B3E8A2F">
        <w:rPr>
          <w:rFonts w:ascii="Arial" w:eastAsia="Arial" w:hAnsi="Arial" w:cs="Arial"/>
        </w:rPr>
        <w:t>differences</w:t>
      </w:r>
      <w:r w:rsidR="003C12CE" w:rsidRPr="1B3E8A2F">
        <w:rPr>
          <w:rFonts w:ascii="Arial" w:eastAsia="Arial" w:hAnsi="Arial" w:cs="Arial"/>
        </w:rPr>
        <w:t xml:space="preserve"> between the model and our </w:t>
      </w:r>
      <w:r w:rsidR="0E96FF2E" w:rsidRPr="1B3E8A2F">
        <w:rPr>
          <w:rFonts w:ascii="Arial" w:eastAsia="Arial" w:hAnsi="Arial" w:cs="Arial"/>
        </w:rPr>
        <w:t>test bench</w:t>
      </w:r>
      <w:r w:rsidR="003C12CE" w:rsidRPr="1B3E8A2F">
        <w:rPr>
          <w:rFonts w:ascii="Arial" w:eastAsia="Arial" w:hAnsi="Arial" w:cs="Arial"/>
        </w:rPr>
        <w:t xml:space="preserve"> as</w:t>
      </w:r>
      <w:r w:rsidR="00C82247" w:rsidRPr="1B3E8A2F">
        <w:rPr>
          <w:rFonts w:ascii="Arial" w:eastAsia="Arial" w:hAnsi="Arial" w:cs="Arial"/>
        </w:rPr>
        <w:t xml:space="preserve"> no object is detected at this phase.</w:t>
      </w:r>
      <w:r w:rsidR="00FF10ED" w:rsidRPr="1B3E8A2F">
        <w:rPr>
          <w:rFonts w:ascii="Arial" w:eastAsia="Arial" w:hAnsi="Arial" w:cs="Arial"/>
        </w:rPr>
        <w:t xml:space="preserve"> </w:t>
      </w:r>
    </w:p>
    <w:p w14:paraId="5B1E6B92" w14:textId="77777777" w:rsidR="00A57D6C" w:rsidRPr="00BC7125" w:rsidRDefault="00A57D6C" w:rsidP="00BC7125">
      <w:pPr>
        <w:rPr>
          <w:rFonts w:ascii="Arial" w:eastAsia="Arial" w:hAnsi="Arial" w:cs="Arial"/>
        </w:rPr>
      </w:pPr>
    </w:p>
    <w:p w14:paraId="08958442" w14:textId="7991C6FB" w:rsidR="00ED12BF" w:rsidRPr="002B3E62" w:rsidRDefault="00325BB7" w:rsidP="00325BB7">
      <w:pPr>
        <w:pStyle w:val="Heading2"/>
        <w:rPr>
          <w:rFonts w:ascii="Arial" w:eastAsia="Arial" w:hAnsi="Arial" w:cs="Arial"/>
        </w:rPr>
      </w:pPr>
      <w:bookmarkStart w:id="17" w:name="_Toc164111526"/>
      <w:r w:rsidRPr="1B3E8A2F">
        <w:rPr>
          <w:rFonts w:ascii="Arial" w:eastAsia="Arial" w:hAnsi="Arial" w:cs="Arial"/>
        </w:rPr>
        <w:t>Key accomplishments</w:t>
      </w:r>
      <w:bookmarkEnd w:id="17"/>
    </w:p>
    <w:p w14:paraId="4262C32C" w14:textId="3F2DBF54" w:rsidR="00BB86A6" w:rsidRDefault="00BB86A6" w:rsidP="551A1AE5">
      <w:pPr>
        <w:pStyle w:val="ListParagraph"/>
        <w:numPr>
          <w:ilvl w:val="0"/>
          <w:numId w:val="1"/>
        </w:numPr>
        <w:rPr>
          <w:rFonts w:ascii="Arial" w:eastAsia="Arial" w:hAnsi="Arial" w:cs="Arial"/>
        </w:rPr>
      </w:pPr>
      <w:r w:rsidRPr="1B3E8A2F">
        <w:rPr>
          <w:rFonts w:ascii="Arial" w:eastAsia="Arial" w:hAnsi="Arial" w:cs="Arial"/>
        </w:rPr>
        <w:t xml:space="preserve">Design and simulate Simulink model for our custom signal processing chain, allowing us to </w:t>
      </w:r>
      <w:r w:rsidR="5385D268" w:rsidRPr="1B3E8A2F">
        <w:rPr>
          <w:rFonts w:ascii="Arial" w:eastAsia="Arial" w:hAnsi="Arial" w:cs="Arial"/>
        </w:rPr>
        <w:t>receive</w:t>
      </w:r>
      <w:r w:rsidRPr="1B3E8A2F">
        <w:rPr>
          <w:rFonts w:ascii="Arial" w:eastAsia="Arial" w:hAnsi="Arial" w:cs="Arial"/>
        </w:rPr>
        <w:t xml:space="preserve"> distance to </w:t>
      </w:r>
      <w:r w:rsidR="430D616D" w:rsidRPr="1B3E8A2F">
        <w:rPr>
          <w:rFonts w:ascii="Arial" w:eastAsia="Arial" w:hAnsi="Arial" w:cs="Arial"/>
        </w:rPr>
        <w:t>simulate</w:t>
      </w:r>
      <w:r w:rsidRPr="1B3E8A2F">
        <w:rPr>
          <w:rFonts w:ascii="Arial" w:eastAsia="Arial" w:hAnsi="Arial" w:cs="Arial"/>
        </w:rPr>
        <w:t xml:space="preserve"> objects with some real</w:t>
      </w:r>
      <w:r w:rsidR="658C32EC" w:rsidRPr="1B3E8A2F">
        <w:rPr>
          <w:rFonts w:ascii="Arial" w:eastAsia="Arial" w:hAnsi="Arial" w:cs="Arial"/>
        </w:rPr>
        <w:t>-</w:t>
      </w:r>
      <w:r w:rsidRPr="1B3E8A2F">
        <w:rPr>
          <w:rFonts w:ascii="Arial" w:eastAsia="Arial" w:hAnsi="Arial" w:cs="Arial"/>
        </w:rPr>
        <w:t xml:space="preserve">world variables like </w:t>
      </w:r>
      <w:r w:rsidR="6303C2D5" w:rsidRPr="1B3E8A2F">
        <w:rPr>
          <w:rFonts w:ascii="Arial" w:eastAsia="Arial" w:hAnsi="Arial" w:cs="Arial"/>
        </w:rPr>
        <w:t xml:space="preserve">random noise. </w:t>
      </w:r>
    </w:p>
    <w:p w14:paraId="0EF12AF7" w14:textId="72CE565C" w:rsidR="7504EC0E" w:rsidRDefault="7504EC0E" w:rsidP="09D2708E">
      <w:pPr>
        <w:pStyle w:val="ListParagraph"/>
        <w:numPr>
          <w:ilvl w:val="0"/>
          <w:numId w:val="1"/>
        </w:numPr>
        <w:rPr>
          <w:rFonts w:ascii="Arial" w:eastAsia="Arial" w:hAnsi="Arial" w:cs="Arial"/>
        </w:rPr>
      </w:pPr>
      <w:r w:rsidRPr="1B3E8A2F">
        <w:rPr>
          <w:rFonts w:ascii="Arial" w:eastAsia="Arial" w:hAnsi="Arial" w:cs="Arial"/>
        </w:rPr>
        <w:t xml:space="preserve">Modified existing RF analyzer design to allocate additional BRAM resources to ADC and DAC signal blocks, allowing us to have a larger sample size for custom signal generation and higher fidelity </w:t>
      </w:r>
      <w:r w:rsidR="3C7E3963" w:rsidRPr="1B3E8A2F">
        <w:rPr>
          <w:rFonts w:ascii="Arial" w:eastAsia="Arial" w:hAnsi="Arial" w:cs="Arial"/>
        </w:rPr>
        <w:t xml:space="preserve">received signal processing. </w:t>
      </w:r>
    </w:p>
    <w:p w14:paraId="06425EAF" w14:textId="663B90DD" w:rsidR="09D2708E" w:rsidRDefault="3C7E3963" w:rsidP="09D2708E">
      <w:pPr>
        <w:pStyle w:val="ListParagraph"/>
        <w:numPr>
          <w:ilvl w:val="0"/>
          <w:numId w:val="1"/>
        </w:numPr>
        <w:rPr>
          <w:rFonts w:ascii="Arial" w:eastAsia="Arial" w:hAnsi="Arial" w:cs="Arial"/>
        </w:rPr>
      </w:pPr>
      <w:r w:rsidRPr="1B3E8A2F">
        <w:rPr>
          <w:rFonts w:ascii="Arial" w:eastAsia="Arial" w:hAnsi="Arial" w:cs="Arial"/>
        </w:rPr>
        <w:t xml:space="preserve">Created board Linux image to allow the board to be self-deployed and not connected to host computer. </w:t>
      </w:r>
    </w:p>
    <w:p w14:paraId="0363228E" w14:textId="32C855CB" w:rsidR="00DC136C" w:rsidRDefault="2D65477A" w:rsidP="1B3E8A2F">
      <w:pPr>
        <w:pStyle w:val="ListParagraph"/>
        <w:numPr>
          <w:ilvl w:val="0"/>
          <w:numId w:val="1"/>
        </w:numPr>
        <w:rPr>
          <w:rFonts w:ascii="Arial" w:eastAsia="Arial" w:hAnsi="Arial" w:cs="Arial"/>
        </w:rPr>
      </w:pPr>
      <w:r w:rsidRPr="1B3E8A2F">
        <w:rPr>
          <w:rFonts w:ascii="Arial" w:eastAsia="Arial" w:hAnsi="Arial" w:cs="Arial"/>
        </w:rPr>
        <w:t xml:space="preserve">Created additional </w:t>
      </w:r>
      <w:r w:rsidR="3A7A1F7F" w:rsidRPr="1B3E8A2F">
        <w:rPr>
          <w:rFonts w:ascii="Arial" w:eastAsia="Arial" w:hAnsi="Arial" w:cs="Arial"/>
        </w:rPr>
        <w:t>documentation</w:t>
      </w:r>
      <w:r w:rsidRPr="1B3E8A2F">
        <w:rPr>
          <w:rFonts w:ascii="Arial" w:eastAsia="Arial" w:hAnsi="Arial" w:cs="Arial"/>
        </w:rPr>
        <w:t xml:space="preserve"> to assist fu</w:t>
      </w:r>
      <w:r w:rsidR="3BFB47D3" w:rsidRPr="1B3E8A2F">
        <w:rPr>
          <w:rFonts w:ascii="Arial" w:eastAsia="Arial" w:hAnsi="Arial" w:cs="Arial"/>
        </w:rPr>
        <w:t>ture students with setup and configuration of the board</w:t>
      </w:r>
    </w:p>
    <w:p w14:paraId="5A33B500" w14:textId="77777777" w:rsidR="00374396" w:rsidRDefault="00374396" w:rsidP="004A6ED1">
      <w:pPr>
        <w:pStyle w:val="Heading1"/>
        <w:rPr>
          <w:rFonts w:ascii="Arial" w:eastAsia="Arial" w:hAnsi="Arial" w:cs="Arial"/>
        </w:rPr>
      </w:pPr>
    </w:p>
    <w:p w14:paraId="6569CC2F" w14:textId="77777777" w:rsidR="00374396" w:rsidRDefault="00374396" w:rsidP="004A6ED1">
      <w:pPr>
        <w:pStyle w:val="Heading1"/>
        <w:rPr>
          <w:rFonts w:ascii="Arial" w:eastAsia="Arial" w:hAnsi="Arial" w:cs="Arial"/>
        </w:rPr>
      </w:pPr>
    </w:p>
    <w:p w14:paraId="578F846B" w14:textId="77777777" w:rsidR="00374396" w:rsidRDefault="00374396" w:rsidP="004A6ED1">
      <w:pPr>
        <w:pStyle w:val="Heading1"/>
        <w:rPr>
          <w:rFonts w:ascii="Arial" w:eastAsia="Arial" w:hAnsi="Arial" w:cs="Arial"/>
        </w:rPr>
      </w:pPr>
    </w:p>
    <w:p w14:paraId="6D7A5F9E" w14:textId="77777777" w:rsidR="00374396" w:rsidRDefault="00374396" w:rsidP="004A6ED1">
      <w:pPr>
        <w:pStyle w:val="Heading1"/>
        <w:rPr>
          <w:rFonts w:ascii="Arial" w:eastAsia="Arial" w:hAnsi="Arial" w:cs="Arial"/>
        </w:rPr>
      </w:pPr>
    </w:p>
    <w:p w14:paraId="127CCDD3" w14:textId="77777777" w:rsidR="00374396" w:rsidRDefault="00374396" w:rsidP="004A6ED1">
      <w:pPr>
        <w:pStyle w:val="Heading1"/>
        <w:rPr>
          <w:rFonts w:ascii="Arial" w:eastAsia="Arial" w:hAnsi="Arial" w:cs="Arial"/>
        </w:rPr>
      </w:pPr>
    </w:p>
    <w:p w14:paraId="48E0758C" w14:textId="77777777" w:rsidR="00374396" w:rsidRDefault="00374396" w:rsidP="004A6ED1">
      <w:pPr>
        <w:pStyle w:val="Heading1"/>
        <w:rPr>
          <w:rFonts w:ascii="Arial" w:eastAsia="Arial" w:hAnsi="Arial" w:cs="Arial"/>
        </w:rPr>
      </w:pPr>
    </w:p>
    <w:p w14:paraId="2CA23810" w14:textId="77777777" w:rsidR="001621D4" w:rsidRPr="001621D4" w:rsidRDefault="001621D4" w:rsidP="001621D4"/>
    <w:p w14:paraId="55FF8ECA" w14:textId="4722228A" w:rsidR="00C25FF1" w:rsidRDefault="00DC136C" w:rsidP="004A6ED1">
      <w:pPr>
        <w:pStyle w:val="Heading1"/>
        <w:rPr>
          <w:rFonts w:ascii="Arial" w:eastAsia="Arial" w:hAnsi="Arial" w:cs="Arial"/>
        </w:rPr>
      </w:pPr>
      <w:bookmarkStart w:id="18" w:name="_Toc164111527"/>
      <w:r w:rsidRPr="1B3E8A2F">
        <w:rPr>
          <w:rFonts w:ascii="Arial" w:eastAsia="Arial" w:hAnsi="Arial" w:cs="Arial"/>
        </w:rPr>
        <w:t>Delivery</w:t>
      </w:r>
      <w:bookmarkEnd w:id="18"/>
    </w:p>
    <w:p w14:paraId="3668EE9A" w14:textId="13DC4F38" w:rsidR="00376AB6" w:rsidRDefault="00376AB6" w:rsidP="003A4EB8">
      <w:pPr>
        <w:pStyle w:val="Heading2"/>
        <w:rPr>
          <w:rFonts w:ascii="Arial" w:eastAsia="Arial" w:hAnsi="Arial" w:cs="Arial"/>
        </w:rPr>
      </w:pPr>
      <w:bookmarkStart w:id="19" w:name="_Toc164111528"/>
      <w:r w:rsidRPr="1B3E8A2F">
        <w:rPr>
          <w:rFonts w:ascii="Arial" w:eastAsia="Arial" w:hAnsi="Arial" w:cs="Arial"/>
        </w:rPr>
        <w:t>Project</w:t>
      </w:r>
      <w:r w:rsidR="00B533B3" w:rsidRPr="1B3E8A2F">
        <w:rPr>
          <w:rFonts w:ascii="Arial" w:eastAsia="Arial" w:hAnsi="Arial" w:cs="Arial"/>
        </w:rPr>
        <w:t xml:space="preserve"> Performance</w:t>
      </w:r>
      <w:bookmarkEnd w:id="19"/>
    </w:p>
    <w:p w14:paraId="08A791C2" w14:textId="42739CD6" w:rsidR="002E0940" w:rsidRDefault="629DA14B" w:rsidP="1B3E8A2F">
      <w:pPr>
        <w:ind w:firstLine="720"/>
        <w:rPr>
          <w:rFonts w:ascii="Arial" w:eastAsia="Arial" w:hAnsi="Arial" w:cs="Arial"/>
        </w:rPr>
      </w:pPr>
      <w:r w:rsidRPr="1B3E8A2F">
        <w:rPr>
          <w:rFonts w:ascii="Arial" w:eastAsia="Arial" w:hAnsi="Arial" w:cs="Arial"/>
        </w:rPr>
        <w:t>We made significant progress toward our goals but were unable to deliver a fully working project within the course's timeline.</w:t>
      </w:r>
      <w:r w:rsidR="002D2BBA" w:rsidRPr="1B3E8A2F">
        <w:rPr>
          <w:rFonts w:ascii="Arial" w:eastAsia="Arial" w:hAnsi="Arial" w:cs="Arial"/>
        </w:rPr>
        <w:t xml:space="preserve"> </w:t>
      </w:r>
      <w:r w:rsidR="00BE0AA0" w:rsidRPr="1B3E8A2F">
        <w:rPr>
          <w:rFonts w:ascii="Arial" w:eastAsia="Arial" w:hAnsi="Arial" w:cs="Arial"/>
        </w:rPr>
        <w:t xml:space="preserve">This was </w:t>
      </w:r>
      <w:r w:rsidR="75129212" w:rsidRPr="1B3E8A2F">
        <w:rPr>
          <w:rFonts w:ascii="Arial" w:eastAsia="Arial" w:hAnsi="Arial" w:cs="Arial"/>
        </w:rPr>
        <w:t>largely</w:t>
      </w:r>
      <w:r w:rsidR="00BE0AA0" w:rsidRPr="1B3E8A2F">
        <w:rPr>
          <w:rFonts w:ascii="Arial" w:eastAsia="Arial" w:hAnsi="Arial" w:cs="Arial"/>
        </w:rPr>
        <w:t xml:space="preserve"> due to </w:t>
      </w:r>
      <w:r w:rsidR="00066C29" w:rsidRPr="1B3E8A2F">
        <w:rPr>
          <w:rFonts w:ascii="Arial" w:eastAsia="Arial" w:hAnsi="Arial" w:cs="Arial"/>
        </w:rPr>
        <w:t xml:space="preserve">our </w:t>
      </w:r>
      <w:r w:rsidR="00F91557" w:rsidRPr="1B3E8A2F">
        <w:rPr>
          <w:rFonts w:ascii="Arial" w:eastAsia="Arial" w:hAnsi="Arial" w:cs="Arial"/>
        </w:rPr>
        <w:t xml:space="preserve">newly released </w:t>
      </w:r>
      <w:r w:rsidR="0091343B" w:rsidRPr="1B3E8A2F">
        <w:rPr>
          <w:rFonts w:ascii="Arial" w:eastAsia="Arial" w:hAnsi="Arial" w:cs="Arial"/>
        </w:rPr>
        <w:t>FPGA</w:t>
      </w:r>
      <w:r w:rsidR="00F91557" w:rsidRPr="1B3E8A2F">
        <w:rPr>
          <w:rFonts w:ascii="Arial" w:eastAsia="Arial" w:hAnsi="Arial" w:cs="Arial"/>
        </w:rPr>
        <w:t xml:space="preserve"> being</w:t>
      </w:r>
      <w:r w:rsidR="003D6ABF" w:rsidRPr="1B3E8A2F">
        <w:rPr>
          <w:rFonts w:ascii="Arial" w:eastAsia="Arial" w:hAnsi="Arial" w:cs="Arial"/>
        </w:rPr>
        <w:t xml:space="preserve"> incompatible with the Simulink </w:t>
      </w:r>
      <w:r w:rsidR="0091343B" w:rsidRPr="1B3E8A2F">
        <w:rPr>
          <w:rFonts w:ascii="Arial" w:eastAsia="Arial" w:hAnsi="Arial" w:cs="Arial"/>
        </w:rPr>
        <w:t>HDL</w:t>
      </w:r>
      <w:r w:rsidR="003D6ABF" w:rsidRPr="1B3E8A2F">
        <w:rPr>
          <w:rFonts w:ascii="Arial" w:eastAsia="Arial" w:hAnsi="Arial" w:cs="Arial"/>
        </w:rPr>
        <w:t xml:space="preserve"> code generation toolkit</w:t>
      </w:r>
      <w:r w:rsidR="00EC13ED" w:rsidRPr="1B3E8A2F">
        <w:rPr>
          <w:rFonts w:ascii="Arial" w:eastAsia="Arial" w:hAnsi="Arial" w:cs="Arial"/>
        </w:rPr>
        <w:t>. Despite</w:t>
      </w:r>
      <w:r w:rsidR="0052018F" w:rsidRPr="1B3E8A2F">
        <w:rPr>
          <w:rFonts w:ascii="Arial" w:eastAsia="Arial" w:hAnsi="Arial" w:cs="Arial"/>
        </w:rPr>
        <w:t xml:space="preserve"> this </w:t>
      </w:r>
      <w:r w:rsidR="00F86952" w:rsidRPr="1B3E8A2F">
        <w:rPr>
          <w:rFonts w:ascii="Arial" w:eastAsia="Arial" w:hAnsi="Arial" w:cs="Arial"/>
        </w:rPr>
        <w:t>roadblock, we were still able to develop proof of concept models t</w:t>
      </w:r>
      <w:r w:rsidR="00891CEA" w:rsidRPr="1B3E8A2F">
        <w:rPr>
          <w:rFonts w:ascii="Arial" w:eastAsia="Arial" w:hAnsi="Arial" w:cs="Arial"/>
        </w:rPr>
        <w:t>hat simulate our system virtually and demonstrate that it is within the capabilities of our hardware once</w:t>
      </w:r>
      <w:r w:rsidR="00665C82" w:rsidRPr="1B3E8A2F">
        <w:rPr>
          <w:rFonts w:ascii="Arial" w:eastAsia="Arial" w:hAnsi="Arial" w:cs="Arial"/>
        </w:rPr>
        <w:t xml:space="preserve"> more support </w:t>
      </w:r>
      <w:r w:rsidR="2F4E695B" w:rsidRPr="1B3E8A2F">
        <w:rPr>
          <w:rFonts w:ascii="Arial" w:eastAsia="Arial" w:hAnsi="Arial" w:cs="Arial"/>
        </w:rPr>
        <w:t>becomes</w:t>
      </w:r>
      <w:r w:rsidR="00665C82" w:rsidRPr="1B3E8A2F">
        <w:rPr>
          <w:rFonts w:ascii="Arial" w:eastAsia="Arial" w:hAnsi="Arial" w:cs="Arial"/>
        </w:rPr>
        <w:t xml:space="preserve"> available for </w:t>
      </w:r>
      <w:r w:rsidR="009D6CEB" w:rsidRPr="1B3E8A2F">
        <w:rPr>
          <w:rFonts w:ascii="Arial" w:eastAsia="Arial" w:hAnsi="Arial" w:cs="Arial"/>
        </w:rPr>
        <w:t>the</w:t>
      </w:r>
      <w:r w:rsidR="00665C82" w:rsidRPr="1B3E8A2F">
        <w:rPr>
          <w:rFonts w:ascii="Arial" w:eastAsia="Arial" w:hAnsi="Arial" w:cs="Arial"/>
        </w:rPr>
        <w:t xml:space="preserve"> board. </w:t>
      </w:r>
      <w:r w:rsidR="00E27D42" w:rsidRPr="1B3E8A2F">
        <w:rPr>
          <w:rFonts w:ascii="Arial" w:eastAsia="Arial" w:hAnsi="Arial" w:cs="Arial"/>
        </w:rPr>
        <w:t xml:space="preserve">Additionally, we were able to </w:t>
      </w:r>
      <w:r w:rsidR="00922D56" w:rsidRPr="1B3E8A2F">
        <w:rPr>
          <w:rFonts w:ascii="Arial" w:eastAsia="Arial" w:hAnsi="Arial" w:cs="Arial"/>
        </w:rPr>
        <w:t>transmit</w:t>
      </w:r>
      <w:r w:rsidR="0075083C" w:rsidRPr="1B3E8A2F">
        <w:rPr>
          <w:rFonts w:ascii="Arial" w:eastAsia="Arial" w:hAnsi="Arial" w:cs="Arial"/>
        </w:rPr>
        <w:t xml:space="preserve"> and receive our desired signals by using tools native to the </w:t>
      </w:r>
      <w:bookmarkStart w:id="20" w:name="_Int_jkUzWsUe"/>
      <w:r w:rsidR="0075083C" w:rsidRPr="1B3E8A2F">
        <w:rPr>
          <w:rFonts w:ascii="Arial" w:eastAsia="Arial" w:hAnsi="Arial" w:cs="Arial"/>
        </w:rPr>
        <w:t>board</w:t>
      </w:r>
      <w:bookmarkEnd w:id="20"/>
      <w:r w:rsidR="0075083C" w:rsidRPr="1B3E8A2F">
        <w:rPr>
          <w:rFonts w:ascii="Arial" w:eastAsia="Arial" w:hAnsi="Arial" w:cs="Arial"/>
        </w:rPr>
        <w:t xml:space="preserve"> further proving the feasibility of this project once we are capable of uploading the </w:t>
      </w:r>
      <w:r w:rsidR="00714E55" w:rsidRPr="1B3E8A2F">
        <w:rPr>
          <w:rFonts w:ascii="Arial" w:eastAsia="Arial" w:hAnsi="Arial" w:cs="Arial"/>
        </w:rPr>
        <w:t>signal processing portion of the system to the board.</w:t>
      </w:r>
      <w:r w:rsidR="00D958BD" w:rsidRPr="1B3E8A2F">
        <w:rPr>
          <w:rFonts w:ascii="Arial" w:eastAsia="Arial" w:hAnsi="Arial" w:cs="Arial"/>
        </w:rPr>
        <w:t xml:space="preserve"> </w:t>
      </w:r>
    </w:p>
    <w:p w14:paraId="21E8FFBA" w14:textId="77777777" w:rsidR="001621D4" w:rsidRPr="002E0940" w:rsidRDefault="001621D4" w:rsidP="1B3E8A2F">
      <w:pPr>
        <w:ind w:firstLine="720"/>
        <w:rPr>
          <w:rFonts w:ascii="Arial" w:eastAsia="Arial" w:hAnsi="Arial" w:cs="Arial"/>
        </w:rPr>
      </w:pPr>
    </w:p>
    <w:p w14:paraId="1EAE1876" w14:textId="53E318B1" w:rsidR="00C8155A" w:rsidRPr="001F4DC1" w:rsidRDefault="00C8155A" w:rsidP="00C8155A">
      <w:pPr>
        <w:pStyle w:val="Heading2"/>
        <w:rPr>
          <w:rFonts w:ascii="Arial" w:eastAsia="Arial" w:hAnsi="Arial" w:cs="Arial"/>
        </w:rPr>
      </w:pPr>
      <w:bookmarkStart w:id="21" w:name="_Toc164111529"/>
      <w:r w:rsidRPr="1B3E8A2F">
        <w:rPr>
          <w:rFonts w:ascii="Arial" w:eastAsia="Arial" w:hAnsi="Arial" w:cs="Arial"/>
        </w:rPr>
        <w:t>Customer Satisfaction</w:t>
      </w:r>
      <w:bookmarkEnd w:id="21"/>
    </w:p>
    <w:p w14:paraId="1846AFF0" w14:textId="7B33EF61" w:rsidR="3E21FC59" w:rsidRDefault="3E21FC59" w:rsidP="1B3E8A2F">
      <w:pPr>
        <w:ind w:firstLine="720"/>
        <w:rPr>
          <w:rFonts w:ascii="Arial" w:eastAsia="Arial" w:hAnsi="Arial" w:cs="Arial"/>
        </w:rPr>
      </w:pPr>
      <w:r w:rsidRPr="1B3E8A2F">
        <w:rPr>
          <w:rFonts w:ascii="Arial" w:eastAsia="Arial" w:hAnsi="Arial" w:cs="Arial"/>
        </w:rPr>
        <w:t>Our customer, Dr Sarah Jenson and the team have had numerous meetings th</w:t>
      </w:r>
      <w:r w:rsidR="1750D2EE" w:rsidRPr="1B3E8A2F">
        <w:rPr>
          <w:rFonts w:ascii="Arial" w:eastAsia="Arial" w:hAnsi="Arial" w:cs="Arial"/>
        </w:rPr>
        <w:t>roughout</w:t>
      </w:r>
      <w:r w:rsidRPr="1B3E8A2F">
        <w:rPr>
          <w:rFonts w:ascii="Arial" w:eastAsia="Arial" w:hAnsi="Arial" w:cs="Arial"/>
        </w:rPr>
        <w:t xml:space="preserve"> the design process. The purpose of these meetings was to update her on our prog</w:t>
      </w:r>
      <w:r w:rsidR="5C9B94D9" w:rsidRPr="1B3E8A2F">
        <w:rPr>
          <w:rFonts w:ascii="Arial" w:eastAsia="Arial" w:hAnsi="Arial" w:cs="Arial"/>
        </w:rPr>
        <w:t>ress</w:t>
      </w:r>
      <w:r w:rsidR="5F2B5256" w:rsidRPr="1B3E8A2F">
        <w:rPr>
          <w:rFonts w:ascii="Arial" w:eastAsia="Arial" w:hAnsi="Arial" w:cs="Arial"/>
        </w:rPr>
        <w:t>.</w:t>
      </w:r>
      <w:r w:rsidR="5C9B94D9" w:rsidRPr="1B3E8A2F">
        <w:rPr>
          <w:rFonts w:ascii="Arial" w:eastAsia="Arial" w:hAnsi="Arial" w:cs="Arial"/>
        </w:rPr>
        <w:t xml:space="preserve"> </w:t>
      </w:r>
      <w:r w:rsidR="5F2B5256" w:rsidRPr="1B3E8A2F">
        <w:rPr>
          <w:rFonts w:ascii="Arial" w:eastAsia="Arial" w:hAnsi="Arial" w:cs="Arial"/>
        </w:rPr>
        <w:t xml:space="preserve">We have had to update our customer with our refined set of deliverables as we gained a better understanding of project scope and feasibility. </w:t>
      </w:r>
    </w:p>
    <w:p w14:paraId="6518ED49" w14:textId="77777777" w:rsidR="001621D4" w:rsidRDefault="001621D4" w:rsidP="1B3E8A2F">
      <w:pPr>
        <w:ind w:firstLine="720"/>
        <w:rPr>
          <w:rFonts w:ascii="Arial" w:eastAsia="Arial" w:hAnsi="Arial" w:cs="Arial"/>
        </w:rPr>
      </w:pPr>
    </w:p>
    <w:p w14:paraId="4AB93FF2" w14:textId="3A49487D" w:rsidR="00002F6E" w:rsidRPr="001F4DC1" w:rsidRDefault="00002F6E" w:rsidP="00002F6E">
      <w:pPr>
        <w:pStyle w:val="Heading2"/>
        <w:rPr>
          <w:rFonts w:ascii="Arial" w:eastAsia="Arial" w:hAnsi="Arial" w:cs="Arial"/>
        </w:rPr>
      </w:pPr>
      <w:bookmarkStart w:id="22" w:name="_Toc164111530"/>
      <w:r w:rsidRPr="1B3E8A2F">
        <w:rPr>
          <w:rFonts w:ascii="Arial" w:eastAsia="Arial" w:hAnsi="Arial" w:cs="Arial"/>
        </w:rPr>
        <w:t>Deliverable Status</w:t>
      </w:r>
      <w:bookmarkEnd w:id="22"/>
    </w:p>
    <w:p w14:paraId="2B684B9E" w14:textId="743BBF95" w:rsidR="00BC7125" w:rsidRDefault="003D35C4" w:rsidP="1B3E8A2F">
      <w:pPr>
        <w:ind w:firstLine="720"/>
        <w:rPr>
          <w:rFonts w:ascii="Arial" w:eastAsia="Arial" w:hAnsi="Arial" w:cs="Arial"/>
        </w:rPr>
      </w:pPr>
      <w:r w:rsidRPr="1B3E8A2F">
        <w:rPr>
          <w:rFonts w:ascii="Arial" w:eastAsia="Arial" w:hAnsi="Arial" w:cs="Arial"/>
        </w:rPr>
        <w:t>The deliverables for our project are</w:t>
      </w:r>
      <w:r w:rsidR="00D361AC" w:rsidRPr="1B3E8A2F">
        <w:rPr>
          <w:rFonts w:ascii="Arial" w:eastAsia="Arial" w:hAnsi="Arial" w:cs="Arial"/>
        </w:rPr>
        <w:t xml:space="preserve"> internally managed via Microsoft Teams and are currently </w:t>
      </w:r>
      <w:r w:rsidR="004E1291" w:rsidRPr="1B3E8A2F">
        <w:rPr>
          <w:rFonts w:ascii="Arial" w:eastAsia="Arial" w:hAnsi="Arial" w:cs="Arial"/>
        </w:rPr>
        <w:t>publicly</w:t>
      </w:r>
      <w:r w:rsidR="00D361AC" w:rsidRPr="1B3E8A2F">
        <w:rPr>
          <w:rFonts w:ascii="Arial" w:eastAsia="Arial" w:hAnsi="Arial" w:cs="Arial"/>
        </w:rPr>
        <w:t xml:space="preserve"> available on Github.com at the following url:</w:t>
      </w:r>
      <w:r w:rsidR="00CE229C" w:rsidRPr="1B3E8A2F">
        <w:rPr>
          <w:rFonts w:ascii="Arial" w:eastAsia="Arial" w:hAnsi="Arial" w:cs="Arial"/>
        </w:rPr>
        <w:t xml:space="preserve"> </w:t>
      </w:r>
      <w:hyperlink r:id="rId24">
        <w:r w:rsidR="00CE229C" w:rsidRPr="1B3E8A2F">
          <w:rPr>
            <w:rStyle w:val="Hyperlink"/>
            <w:rFonts w:ascii="Arial" w:eastAsia="Arial" w:hAnsi="Arial" w:cs="Arial"/>
          </w:rPr>
          <w:t>https://github.com/xXallisonXx/MDE-S24-41</w:t>
        </w:r>
      </w:hyperlink>
      <w:r w:rsidR="00CE229C" w:rsidRPr="1B3E8A2F">
        <w:rPr>
          <w:rFonts w:ascii="Arial" w:eastAsia="Arial" w:hAnsi="Arial" w:cs="Arial"/>
        </w:rPr>
        <w:t xml:space="preserve">. </w:t>
      </w:r>
      <w:r w:rsidR="00CF6D0F" w:rsidRPr="1B3E8A2F">
        <w:rPr>
          <w:rFonts w:ascii="Arial" w:eastAsia="Arial" w:hAnsi="Arial" w:cs="Arial"/>
        </w:rPr>
        <w:t>Our documentation</w:t>
      </w:r>
      <w:r w:rsidR="00D017D2" w:rsidRPr="1B3E8A2F">
        <w:rPr>
          <w:rFonts w:ascii="Arial" w:eastAsia="Arial" w:hAnsi="Arial" w:cs="Arial"/>
        </w:rPr>
        <w:t xml:space="preserve"> includes the </w:t>
      </w:r>
      <w:r w:rsidR="004E1291" w:rsidRPr="1B3E8A2F">
        <w:rPr>
          <w:rFonts w:ascii="Arial" w:eastAsia="Arial" w:hAnsi="Arial" w:cs="Arial"/>
        </w:rPr>
        <w:t>MATLAB</w:t>
      </w:r>
      <w:r w:rsidR="00D017D2" w:rsidRPr="1B3E8A2F">
        <w:rPr>
          <w:rFonts w:ascii="Arial" w:eastAsia="Arial" w:hAnsi="Arial" w:cs="Arial"/>
        </w:rPr>
        <w:t xml:space="preserve"> testbench </w:t>
      </w:r>
      <w:r w:rsidR="00144F6B" w:rsidRPr="1B3E8A2F">
        <w:rPr>
          <w:rFonts w:ascii="Arial" w:eastAsia="Arial" w:hAnsi="Arial" w:cs="Arial"/>
        </w:rPr>
        <w:t>programs</w:t>
      </w:r>
      <w:r w:rsidR="00023F8C" w:rsidRPr="1B3E8A2F">
        <w:rPr>
          <w:rFonts w:ascii="Arial" w:eastAsia="Arial" w:hAnsi="Arial" w:cs="Arial"/>
        </w:rPr>
        <w:t>, our Simulink models</w:t>
      </w:r>
      <w:r w:rsidR="00952569" w:rsidRPr="1B3E8A2F">
        <w:rPr>
          <w:rFonts w:ascii="Arial" w:eastAsia="Arial" w:hAnsi="Arial" w:cs="Arial"/>
        </w:rPr>
        <w:t xml:space="preserve"> of the system</w:t>
      </w:r>
      <w:r w:rsidR="6A20A31F" w:rsidRPr="1B3E8A2F">
        <w:rPr>
          <w:rFonts w:ascii="Arial" w:eastAsia="Arial" w:hAnsi="Arial" w:cs="Arial"/>
        </w:rPr>
        <w:t>, and the</w:t>
      </w:r>
      <w:r w:rsidR="00735A74" w:rsidRPr="1B3E8A2F">
        <w:rPr>
          <w:rFonts w:ascii="Arial" w:eastAsia="Arial" w:hAnsi="Arial" w:cs="Arial"/>
        </w:rPr>
        <w:t xml:space="preserve"> HDL code we generated from our Simulink model</w:t>
      </w:r>
      <w:r w:rsidR="00E4661A" w:rsidRPr="1B3E8A2F">
        <w:rPr>
          <w:rFonts w:ascii="Arial" w:eastAsia="Arial" w:hAnsi="Arial" w:cs="Arial"/>
        </w:rPr>
        <w:t xml:space="preserve">. </w:t>
      </w:r>
      <w:r w:rsidR="003F501D" w:rsidRPr="1B3E8A2F">
        <w:rPr>
          <w:rFonts w:ascii="Arial" w:eastAsia="Arial" w:hAnsi="Arial" w:cs="Arial"/>
        </w:rPr>
        <w:t>Additionally</w:t>
      </w:r>
      <w:r w:rsidR="00E4661A" w:rsidRPr="1B3E8A2F">
        <w:rPr>
          <w:rFonts w:ascii="Arial" w:eastAsia="Arial" w:hAnsi="Arial" w:cs="Arial"/>
        </w:rPr>
        <w:t xml:space="preserve">, we have uploaded some </w:t>
      </w:r>
      <w:r w:rsidR="004E1291" w:rsidRPr="1B3E8A2F">
        <w:rPr>
          <w:rFonts w:ascii="Arial" w:eastAsia="Arial" w:hAnsi="Arial" w:cs="Arial"/>
        </w:rPr>
        <w:t>miscellaneous</w:t>
      </w:r>
      <w:r w:rsidR="00E4661A" w:rsidRPr="1B3E8A2F">
        <w:rPr>
          <w:rFonts w:ascii="Arial" w:eastAsia="Arial" w:hAnsi="Arial" w:cs="Arial"/>
        </w:rPr>
        <w:t xml:space="preserve"> </w:t>
      </w:r>
      <w:r w:rsidR="004E1291" w:rsidRPr="1B3E8A2F">
        <w:rPr>
          <w:rFonts w:ascii="Arial" w:eastAsia="Arial" w:hAnsi="Arial" w:cs="Arial"/>
        </w:rPr>
        <w:t>MATLAB</w:t>
      </w:r>
      <w:r w:rsidR="00E4661A" w:rsidRPr="1B3E8A2F">
        <w:rPr>
          <w:rFonts w:ascii="Arial" w:eastAsia="Arial" w:hAnsi="Arial" w:cs="Arial"/>
        </w:rPr>
        <w:t xml:space="preserve"> files we used to generate chirps using the RF</w:t>
      </w:r>
      <w:r w:rsidR="04BE4B1B" w:rsidRPr="1B3E8A2F">
        <w:rPr>
          <w:rFonts w:ascii="Arial" w:eastAsia="Arial" w:hAnsi="Arial" w:cs="Arial"/>
        </w:rPr>
        <w:t xml:space="preserve"> </w:t>
      </w:r>
      <w:r w:rsidR="00E4661A" w:rsidRPr="1B3E8A2F">
        <w:rPr>
          <w:rFonts w:ascii="Arial" w:eastAsia="Arial" w:hAnsi="Arial" w:cs="Arial"/>
        </w:rPr>
        <w:t>Analyzer tool provided with our development board</w:t>
      </w:r>
      <w:r w:rsidR="00AA62A4" w:rsidRPr="1B3E8A2F">
        <w:rPr>
          <w:rFonts w:ascii="Arial" w:eastAsia="Arial" w:hAnsi="Arial" w:cs="Arial"/>
        </w:rPr>
        <w:t>.</w:t>
      </w:r>
      <w:r w:rsidR="003F501D" w:rsidRPr="1B3E8A2F">
        <w:rPr>
          <w:rFonts w:ascii="Arial" w:eastAsia="Arial" w:hAnsi="Arial" w:cs="Arial"/>
        </w:rPr>
        <w:t xml:space="preserve"> Lastly, we have uploaded our </w:t>
      </w:r>
      <w:r w:rsidR="00EC679B" w:rsidRPr="1B3E8A2F">
        <w:rPr>
          <w:rFonts w:ascii="Arial" w:eastAsia="Arial" w:hAnsi="Arial" w:cs="Arial"/>
        </w:rPr>
        <w:t>poster</w:t>
      </w:r>
      <w:r w:rsidR="00534F83" w:rsidRPr="1B3E8A2F">
        <w:rPr>
          <w:rFonts w:ascii="Arial" w:eastAsia="Arial" w:hAnsi="Arial" w:cs="Arial"/>
        </w:rPr>
        <w:t xml:space="preserve"> and </w:t>
      </w:r>
      <w:r w:rsidR="00CE30A4" w:rsidRPr="1B3E8A2F">
        <w:rPr>
          <w:rFonts w:ascii="Arial" w:eastAsia="Arial" w:hAnsi="Arial" w:cs="Arial"/>
        </w:rPr>
        <w:t>PowerPoint</w:t>
      </w:r>
      <w:r w:rsidR="00014D99" w:rsidRPr="1B3E8A2F">
        <w:rPr>
          <w:rFonts w:ascii="Arial" w:eastAsia="Arial" w:hAnsi="Arial" w:cs="Arial"/>
        </w:rPr>
        <w:t xml:space="preserve"> presentation materials we plan to deliver during our engineering expo covering </w:t>
      </w:r>
      <w:r w:rsidR="00CE30A4" w:rsidRPr="1B3E8A2F">
        <w:rPr>
          <w:rFonts w:ascii="Arial" w:eastAsia="Arial" w:hAnsi="Arial" w:cs="Arial"/>
        </w:rPr>
        <w:t>our project.</w:t>
      </w:r>
    </w:p>
    <w:p w14:paraId="320ECF5A" w14:textId="77777777" w:rsidR="001621D4" w:rsidRPr="00BC7125" w:rsidRDefault="001621D4" w:rsidP="1B3E8A2F">
      <w:pPr>
        <w:ind w:firstLine="720"/>
        <w:rPr>
          <w:rFonts w:ascii="Arial" w:eastAsia="Arial" w:hAnsi="Arial" w:cs="Arial"/>
        </w:rPr>
      </w:pPr>
    </w:p>
    <w:p w14:paraId="2F6E4368" w14:textId="6B9D41BC" w:rsidR="00B533B3" w:rsidRDefault="00B533B3" w:rsidP="003A4EB8">
      <w:pPr>
        <w:pStyle w:val="Heading2"/>
        <w:rPr>
          <w:rFonts w:ascii="Arial" w:eastAsia="Arial" w:hAnsi="Arial" w:cs="Arial"/>
        </w:rPr>
      </w:pPr>
      <w:bookmarkStart w:id="23" w:name="_Toc164111531"/>
      <w:r w:rsidRPr="1B3E8A2F">
        <w:rPr>
          <w:rFonts w:ascii="Arial" w:eastAsia="Arial" w:hAnsi="Arial" w:cs="Arial"/>
        </w:rPr>
        <w:t>Challenges</w:t>
      </w:r>
      <w:r w:rsidR="003A4EB8" w:rsidRPr="1B3E8A2F">
        <w:rPr>
          <w:rFonts w:ascii="Arial" w:eastAsia="Arial" w:hAnsi="Arial" w:cs="Arial"/>
        </w:rPr>
        <w:t xml:space="preserve"> / Issues</w:t>
      </w:r>
      <w:bookmarkEnd w:id="23"/>
    </w:p>
    <w:p w14:paraId="7C7D2DB8" w14:textId="386C9B66" w:rsidR="00E14F76" w:rsidRDefault="0A04076D" w:rsidP="1B3E8A2F">
      <w:pPr>
        <w:ind w:firstLine="720"/>
        <w:rPr>
          <w:rFonts w:ascii="Arial" w:eastAsia="Arial" w:hAnsi="Arial" w:cs="Arial"/>
        </w:rPr>
      </w:pPr>
      <w:r w:rsidRPr="1B3E8A2F">
        <w:rPr>
          <w:rFonts w:ascii="Arial" w:eastAsia="Arial" w:hAnsi="Arial" w:cs="Arial"/>
        </w:rPr>
        <w:t>Most</w:t>
      </w:r>
      <w:r w:rsidR="00C879CD" w:rsidRPr="1B3E8A2F">
        <w:rPr>
          <w:rFonts w:ascii="Arial" w:eastAsia="Arial" w:hAnsi="Arial" w:cs="Arial"/>
        </w:rPr>
        <w:t xml:space="preserve"> challenges encountered during the process of this project were centered around the availability of </w:t>
      </w:r>
      <w:r w:rsidR="00971008" w:rsidRPr="1B3E8A2F">
        <w:rPr>
          <w:rFonts w:ascii="Arial" w:eastAsia="Arial" w:hAnsi="Arial" w:cs="Arial"/>
        </w:rPr>
        <w:t xml:space="preserve">3rd party support and documentation. </w:t>
      </w:r>
      <w:r w:rsidR="00234B72" w:rsidRPr="1B3E8A2F">
        <w:rPr>
          <w:rFonts w:ascii="Arial" w:eastAsia="Arial" w:hAnsi="Arial" w:cs="Arial"/>
        </w:rPr>
        <w:t xml:space="preserve">During the </w:t>
      </w:r>
      <w:r w:rsidR="000E4BA2" w:rsidRPr="1B3E8A2F">
        <w:rPr>
          <w:rFonts w:ascii="Arial" w:eastAsia="Arial" w:hAnsi="Arial" w:cs="Arial"/>
        </w:rPr>
        <w:t xml:space="preserve">process of this project the </w:t>
      </w:r>
      <w:r w:rsidR="00830955" w:rsidRPr="1B3E8A2F">
        <w:rPr>
          <w:rFonts w:ascii="Arial" w:eastAsia="Arial" w:hAnsi="Arial" w:cs="Arial"/>
        </w:rPr>
        <w:t>Zynq UltraScale+ RFSoC DFE ZCU670 Evaluation Kit</w:t>
      </w:r>
      <w:r w:rsidR="000F0BF5" w:rsidRPr="1B3E8A2F">
        <w:rPr>
          <w:rFonts w:ascii="Arial" w:eastAsia="Arial" w:hAnsi="Arial" w:cs="Arial"/>
        </w:rPr>
        <w:t xml:space="preserve"> was still considered </w:t>
      </w:r>
      <w:r w:rsidR="00E072F7" w:rsidRPr="1B3E8A2F">
        <w:rPr>
          <w:rFonts w:ascii="Arial" w:eastAsia="Arial" w:hAnsi="Arial" w:cs="Arial"/>
        </w:rPr>
        <w:t>to be in an “ear</w:t>
      </w:r>
      <w:r w:rsidR="00F268A8" w:rsidRPr="1B3E8A2F">
        <w:rPr>
          <w:rFonts w:ascii="Arial" w:eastAsia="Arial" w:hAnsi="Arial" w:cs="Arial"/>
        </w:rPr>
        <w:t xml:space="preserve">ly-access” status by the manufacturer Xilinx / AMD. </w:t>
      </w:r>
      <w:r w:rsidR="00920191" w:rsidRPr="1B3E8A2F">
        <w:rPr>
          <w:rFonts w:ascii="Arial" w:eastAsia="Arial" w:hAnsi="Arial" w:cs="Arial"/>
        </w:rPr>
        <w:t>The</w:t>
      </w:r>
      <w:r w:rsidR="00F268A8" w:rsidRPr="1B3E8A2F">
        <w:rPr>
          <w:rFonts w:ascii="Arial" w:eastAsia="Arial" w:hAnsi="Arial" w:cs="Arial"/>
        </w:rPr>
        <w:t xml:space="preserve"> result of this status means that </w:t>
      </w:r>
      <w:r w:rsidR="00CC6024" w:rsidRPr="1B3E8A2F">
        <w:rPr>
          <w:rFonts w:ascii="Arial" w:eastAsia="Arial" w:hAnsi="Arial" w:cs="Arial"/>
        </w:rPr>
        <w:t>there was limited publicly available documentation</w:t>
      </w:r>
      <w:r w:rsidR="004D379A" w:rsidRPr="1B3E8A2F">
        <w:rPr>
          <w:rFonts w:ascii="Arial" w:eastAsia="Arial" w:hAnsi="Arial" w:cs="Arial"/>
        </w:rPr>
        <w:t xml:space="preserve"> available and </w:t>
      </w:r>
      <w:r w:rsidR="00C87327" w:rsidRPr="1B3E8A2F">
        <w:rPr>
          <w:rFonts w:ascii="Arial" w:eastAsia="Arial" w:hAnsi="Arial" w:cs="Arial"/>
        </w:rPr>
        <w:t xml:space="preserve">that </w:t>
      </w:r>
      <w:r w:rsidR="003113E0" w:rsidRPr="1B3E8A2F">
        <w:rPr>
          <w:rFonts w:ascii="Arial" w:eastAsia="Arial" w:hAnsi="Arial" w:cs="Arial"/>
        </w:rPr>
        <w:t>in order to obtain some specific documentation as well as software licenses</w:t>
      </w:r>
      <w:r w:rsidR="000575F0" w:rsidRPr="1B3E8A2F">
        <w:rPr>
          <w:rFonts w:ascii="Arial" w:eastAsia="Arial" w:hAnsi="Arial" w:cs="Arial"/>
        </w:rPr>
        <w:t xml:space="preserve">, our team was required to submit a request for access to the </w:t>
      </w:r>
      <w:r w:rsidR="00AD6B3F" w:rsidRPr="1B3E8A2F">
        <w:rPr>
          <w:rFonts w:ascii="Arial" w:eastAsia="Arial" w:hAnsi="Arial" w:cs="Arial"/>
        </w:rPr>
        <w:t>“RFSoC DFE Document Lounge</w:t>
      </w:r>
      <w:r w:rsidR="00FF2A69" w:rsidRPr="1B3E8A2F">
        <w:rPr>
          <w:rFonts w:ascii="Arial" w:eastAsia="Arial" w:hAnsi="Arial" w:cs="Arial"/>
        </w:rPr>
        <w:t xml:space="preserve">” and </w:t>
      </w:r>
      <w:r w:rsidR="00FD7769" w:rsidRPr="1B3E8A2F">
        <w:rPr>
          <w:rFonts w:ascii="Arial" w:eastAsia="Arial" w:hAnsi="Arial" w:cs="Arial"/>
        </w:rPr>
        <w:t>the ”RFSoC</w:t>
      </w:r>
      <w:r w:rsidR="00FF2A69" w:rsidRPr="1B3E8A2F">
        <w:rPr>
          <w:rFonts w:ascii="Arial" w:eastAsia="Arial" w:hAnsi="Arial" w:cs="Arial"/>
        </w:rPr>
        <w:t xml:space="preserve"> Tools Lounge</w:t>
      </w:r>
      <w:r w:rsidR="71CEDEBA" w:rsidRPr="1B3E8A2F">
        <w:rPr>
          <w:rFonts w:ascii="Arial" w:eastAsia="Arial" w:hAnsi="Arial" w:cs="Arial"/>
        </w:rPr>
        <w:t>.”</w:t>
      </w:r>
      <w:r w:rsidR="096E11D7" w:rsidRPr="1B3E8A2F">
        <w:rPr>
          <w:rFonts w:ascii="Arial" w:eastAsia="Arial" w:hAnsi="Arial" w:cs="Arial"/>
        </w:rPr>
        <w:t xml:space="preserve"> The most important parts of these lunges are the documents about the board and Xilinx software like the RF Analyzer (located in the documents lounge</w:t>
      </w:r>
      <w:r w:rsidR="7FD314A7" w:rsidRPr="1B3E8A2F">
        <w:rPr>
          <w:rFonts w:ascii="Arial" w:eastAsia="Arial" w:hAnsi="Arial" w:cs="Arial"/>
        </w:rPr>
        <w:t xml:space="preserve">) and the license provided in the tools lounge, to allow a user to generate bitstreams for the ZCU670 board. </w:t>
      </w:r>
    </w:p>
    <w:p w14:paraId="5CA704A1" w14:textId="4BECB98C" w:rsidR="008053DC" w:rsidRDefault="00B87124" w:rsidP="00E14F76">
      <w:pPr>
        <w:rPr>
          <w:rFonts w:ascii="Arial" w:eastAsia="Arial" w:hAnsi="Arial" w:cs="Arial"/>
        </w:rPr>
      </w:pPr>
      <w:r>
        <w:tab/>
      </w:r>
      <w:r w:rsidR="009C1379" w:rsidRPr="1B3E8A2F">
        <w:rPr>
          <w:rFonts w:ascii="Arial" w:eastAsia="Arial" w:hAnsi="Arial" w:cs="Arial"/>
        </w:rPr>
        <w:t xml:space="preserve">Subsequent </w:t>
      </w:r>
      <w:r w:rsidR="007E54F5" w:rsidRPr="1B3E8A2F">
        <w:rPr>
          <w:rFonts w:ascii="Arial" w:eastAsia="Arial" w:hAnsi="Arial" w:cs="Arial"/>
        </w:rPr>
        <w:t>challenges</w:t>
      </w:r>
      <w:r w:rsidR="00136FC2" w:rsidRPr="1B3E8A2F">
        <w:rPr>
          <w:rFonts w:ascii="Arial" w:eastAsia="Arial" w:hAnsi="Arial" w:cs="Arial"/>
        </w:rPr>
        <w:t xml:space="preserve"> of a lesser degree </w:t>
      </w:r>
      <w:r w:rsidR="00604454" w:rsidRPr="1B3E8A2F">
        <w:rPr>
          <w:rFonts w:ascii="Arial" w:eastAsia="Arial" w:hAnsi="Arial" w:cs="Arial"/>
        </w:rPr>
        <w:t xml:space="preserve">were encountered </w:t>
      </w:r>
      <w:r w:rsidR="00986F89" w:rsidRPr="1B3E8A2F">
        <w:rPr>
          <w:rFonts w:ascii="Arial" w:eastAsia="Arial" w:hAnsi="Arial" w:cs="Arial"/>
        </w:rPr>
        <w:t>when</w:t>
      </w:r>
      <w:r w:rsidR="008D0E82" w:rsidRPr="1B3E8A2F">
        <w:rPr>
          <w:rFonts w:ascii="Arial" w:eastAsia="Arial" w:hAnsi="Arial" w:cs="Arial"/>
        </w:rPr>
        <w:t xml:space="preserve"> our team </w:t>
      </w:r>
      <w:r w:rsidR="00AB09F0" w:rsidRPr="1B3E8A2F">
        <w:rPr>
          <w:rFonts w:ascii="Arial" w:eastAsia="Arial" w:hAnsi="Arial" w:cs="Arial"/>
        </w:rPr>
        <w:t xml:space="preserve">was ready to </w:t>
      </w:r>
      <w:r w:rsidR="00776CD2" w:rsidRPr="1B3E8A2F">
        <w:rPr>
          <w:rFonts w:ascii="Arial" w:eastAsia="Arial" w:hAnsi="Arial" w:cs="Arial"/>
        </w:rPr>
        <w:t>convert</w:t>
      </w:r>
      <w:r w:rsidR="00AB09F0" w:rsidRPr="1B3E8A2F">
        <w:rPr>
          <w:rFonts w:ascii="Arial" w:eastAsia="Arial" w:hAnsi="Arial" w:cs="Arial"/>
        </w:rPr>
        <w:t xml:space="preserve"> the signal processing </w:t>
      </w:r>
      <w:r w:rsidR="002E32EC" w:rsidRPr="1B3E8A2F">
        <w:rPr>
          <w:rFonts w:ascii="Arial" w:eastAsia="Arial" w:hAnsi="Arial" w:cs="Arial"/>
        </w:rPr>
        <w:t xml:space="preserve">code that was implemented in MATLAB and Simulink </w:t>
      </w:r>
      <w:r w:rsidR="00B36F3F" w:rsidRPr="1B3E8A2F">
        <w:rPr>
          <w:rFonts w:ascii="Arial" w:eastAsia="Arial" w:hAnsi="Arial" w:cs="Arial"/>
        </w:rPr>
        <w:t>into a Hardware Description Language (HDL</w:t>
      </w:r>
      <w:r w:rsidR="003411E4" w:rsidRPr="1B3E8A2F">
        <w:rPr>
          <w:rFonts w:ascii="Arial" w:eastAsia="Arial" w:hAnsi="Arial" w:cs="Arial"/>
        </w:rPr>
        <w:t xml:space="preserve">) </w:t>
      </w:r>
      <w:r w:rsidR="006A10DE" w:rsidRPr="1B3E8A2F">
        <w:rPr>
          <w:rFonts w:ascii="Arial" w:eastAsia="Arial" w:hAnsi="Arial" w:cs="Arial"/>
        </w:rPr>
        <w:t xml:space="preserve">that could be </w:t>
      </w:r>
      <w:r w:rsidR="00701CFF" w:rsidRPr="1B3E8A2F">
        <w:rPr>
          <w:rFonts w:ascii="Arial" w:eastAsia="Arial" w:hAnsi="Arial" w:cs="Arial"/>
        </w:rPr>
        <w:t>implemented by the Field Programmable Gate Array (FPGA)</w:t>
      </w:r>
      <w:r w:rsidR="00FD7B57" w:rsidRPr="1B3E8A2F">
        <w:rPr>
          <w:rFonts w:ascii="Arial" w:eastAsia="Arial" w:hAnsi="Arial" w:cs="Arial"/>
        </w:rPr>
        <w:t xml:space="preserve">. </w:t>
      </w:r>
      <w:r w:rsidR="003B503C" w:rsidRPr="1B3E8A2F">
        <w:rPr>
          <w:rFonts w:ascii="Arial" w:eastAsia="Arial" w:hAnsi="Arial" w:cs="Arial"/>
        </w:rPr>
        <w:t>The</w:t>
      </w:r>
      <w:r w:rsidR="00AC02D1" w:rsidRPr="1B3E8A2F">
        <w:rPr>
          <w:rFonts w:ascii="Arial" w:eastAsia="Arial" w:hAnsi="Arial" w:cs="Arial"/>
        </w:rPr>
        <w:t xml:space="preserve"> issue arising was</w:t>
      </w:r>
      <w:r w:rsidR="00235B9B" w:rsidRPr="1B3E8A2F">
        <w:rPr>
          <w:rFonts w:ascii="Arial" w:eastAsia="Arial" w:hAnsi="Arial" w:cs="Arial"/>
        </w:rPr>
        <w:t xml:space="preserve"> partially </w:t>
      </w:r>
      <w:r w:rsidR="009067F9" w:rsidRPr="1B3E8A2F">
        <w:rPr>
          <w:rFonts w:ascii="Arial" w:eastAsia="Arial" w:hAnsi="Arial" w:cs="Arial"/>
        </w:rPr>
        <w:t xml:space="preserve">due to the </w:t>
      </w:r>
      <w:r w:rsidR="00567DDB" w:rsidRPr="1B3E8A2F">
        <w:rPr>
          <w:rFonts w:ascii="Arial" w:eastAsia="Arial" w:hAnsi="Arial" w:cs="Arial"/>
        </w:rPr>
        <w:t>aforementioned “early access” status of the board</w:t>
      </w:r>
      <w:r w:rsidR="00CF0E4A" w:rsidRPr="1B3E8A2F">
        <w:rPr>
          <w:rFonts w:ascii="Arial" w:eastAsia="Arial" w:hAnsi="Arial" w:cs="Arial"/>
        </w:rPr>
        <w:t xml:space="preserve"> but </w:t>
      </w:r>
      <w:r w:rsidR="00BE4B2A" w:rsidRPr="1B3E8A2F">
        <w:rPr>
          <w:rFonts w:ascii="Arial" w:eastAsia="Arial" w:hAnsi="Arial" w:cs="Arial"/>
        </w:rPr>
        <w:t xml:space="preserve">was also in part due to the </w:t>
      </w:r>
      <w:r w:rsidR="00FB6146" w:rsidRPr="1B3E8A2F">
        <w:rPr>
          <w:rFonts w:ascii="Arial" w:eastAsia="Arial" w:hAnsi="Arial" w:cs="Arial"/>
        </w:rPr>
        <w:t xml:space="preserve">requirements of the </w:t>
      </w:r>
      <w:r w:rsidR="0075642F" w:rsidRPr="1B3E8A2F">
        <w:rPr>
          <w:rFonts w:ascii="Arial" w:eastAsia="Arial" w:hAnsi="Arial" w:cs="Arial"/>
        </w:rPr>
        <w:t xml:space="preserve">“HDL Coder” </w:t>
      </w:r>
      <w:r w:rsidR="004C42E2" w:rsidRPr="1B3E8A2F">
        <w:rPr>
          <w:rFonts w:ascii="Arial" w:eastAsia="Arial" w:hAnsi="Arial" w:cs="Arial"/>
        </w:rPr>
        <w:t xml:space="preserve">application </w:t>
      </w:r>
      <w:r w:rsidR="0075642F" w:rsidRPr="1B3E8A2F">
        <w:rPr>
          <w:rFonts w:ascii="Arial" w:eastAsia="Arial" w:hAnsi="Arial" w:cs="Arial"/>
        </w:rPr>
        <w:t xml:space="preserve">in MATLAB. </w:t>
      </w:r>
      <w:r w:rsidR="004C42E2" w:rsidRPr="1B3E8A2F">
        <w:rPr>
          <w:rFonts w:ascii="Arial" w:eastAsia="Arial" w:hAnsi="Arial" w:cs="Arial"/>
        </w:rPr>
        <w:t xml:space="preserve">The HDL Coder generally has support for </w:t>
      </w:r>
      <w:r w:rsidR="00394C2E" w:rsidRPr="1B3E8A2F">
        <w:rPr>
          <w:rFonts w:ascii="Arial" w:eastAsia="Arial" w:hAnsi="Arial" w:cs="Arial"/>
        </w:rPr>
        <w:t xml:space="preserve">various </w:t>
      </w:r>
      <w:r w:rsidR="00B214EC" w:rsidRPr="1B3E8A2F">
        <w:rPr>
          <w:rFonts w:ascii="Arial" w:eastAsia="Arial" w:hAnsi="Arial" w:cs="Arial"/>
        </w:rPr>
        <w:t>FPGA products, however due to the newness of our FPGA there was no specific board support, to overcome this</w:t>
      </w:r>
      <w:r w:rsidR="00832EF8" w:rsidRPr="1B3E8A2F">
        <w:rPr>
          <w:rFonts w:ascii="Arial" w:eastAsia="Arial" w:hAnsi="Arial" w:cs="Arial"/>
        </w:rPr>
        <w:t xml:space="preserve"> the team made a </w:t>
      </w:r>
      <w:r w:rsidR="00D71B95" w:rsidRPr="1B3E8A2F">
        <w:rPr>
          <w:rFonts w:ascii="Arial" w:eastAsia="Arial" w:hAnsi="Arial" w:cs="Arial"/>
        </w:rPr>
        <w:t xml:space="preserve">generalized version of the code that was not dependent </w:t>
      </w:r>
      <w:r w:rsidR="00600B91" w:rsidRPr="1B3E8A2F">
        <w:rPr>
          <w:rFonts w:ascii="Arial" w:eastAsia="Arial" w:hAnsi="Arial" w:cs="Arial"/>
        </w:rPr>
        <w:t>on-board</w:t>
      </w:r>
      <w:r w:rsidR="00D71B95" w:rsidRPr="1B3E8A2F">
        <w:rPr>
          <w:rFonts w:ascii="Arial" w:eastAsia="Arial" w:hAnsi="Arial" w:cs="Arial"/>
        </w:rPr>
        <w:t xml:space="preserve"> specific Inputs and Outputs (I/O)</w:t>
      </w:r>
      <w:r w:rsidR="005D5E96" w:rsidRPr="1B3E8A2F">
        <w:rPr>
          <w:rFonts w:ascii="Arial" w:eastAsia="Arial" w:hAnsi="Arial" w:cs="Arial"/>
        </w:rPr>
        <w:t xml:space="preserve">. </w:t>
      </w:r>
      <w:r w:rsidR="00C96367" w:rsidRPr="1B3E8A2F">
        <w:rPr>
          <w:rFonts w:ascii="Arial" w:eastAsia="Arial" w:hAnsi="Arial" w:cs="Arial"/>
        </w:rPr>
        <w:t xml:space="preserve">By using </w:t>
      </w:r>
      <w:r w:rsidR="00FE65C4" w:rsidRPr="1B3E8A2F">
        <w:rPr>
          <w:rFonts w:ascii="Arial" w:eastAsia="Arial" w:hAnsi="Arial" w:cs="Arial"/>
        </w:rPr>
        <w:t>a m</w:t>
      </w:r>
      <w:r w:rsidR="00996C0E" w:rsidRPr="1B3E8A2F">
        <w:rPr>
          <w:rFonts w:ascii="Arial" w:eastAsia="Arial" w:hAnsi="Arial" w:cs="Arial"/>
        </w:rPr>
        <w:t>ore generalized model in Simulink</w:t>
      </w:r>
      <w:r w:rsidR="00E539CD" w:rsidRPr="1B3E8A2F">
        <w:rPr>
          <w:rFonts w:ascii="Arial" w:eastAsia="Arial" w:hAnsi="Arial" w:cs="Arial"/>
        </w:rPr>
        <w:t xml:space="preserve">, </w:t>
      </w:r>
      <w:r w:rsidR="00441006" w:rsidRPr="1B3E8A2F">
        <w:rPr>
          <w:rFonts w:ascii="Arial" w:eastAsia="Arial" w:hAnsi="Arial" w:cs="Arial"/>
        </w:rPr>
        <w:t>we could</w:t>
      </w:r>
      <w:r w:rsidR="003B0A49" w:rsidRPr="1B3E8A2F">
        <w:rPr>
          <w:rFonts w:ascii="Arial" w:eastAsia="Arial" w:hAnsi="Arial" w:cs="Arial"/>
        </w:rPr>
        <w:t xml:space="preserve"> progress further into </w:t>
      </w:r>
      <w:r w:rsidR="0061253C" w:rsidRPr="1B3E8A2F">
        <w:rPr>
          <w:rFonts w:ascii="Arial" w:eastAsia="Arial" w:hAnsi="Arial" w:cs="Arial"/>
        </w:rPr>
        <w:t xml:space="preserve">HDL development. </w:t>
      </w:r>
    </w:p>
    <w:p w14:paraId="63FA2E18" w14:textId="3951FC7E" w:rsidR="00A2774C" w:rsidRDefault="00A2774C" w:rsidP="00E14F76">
      <w:pPr>
        <w:rPr>
          <w:rFonts w:ascii="Arial" w:eastAsia="Arial" w:hAnsi="Arial" w:cs="Arial"/>
        </w:rPr>
      </w:pPr>
      <w:r>
        <w:tab/>
      </w:r>
      <w:r w:rsidRPr="1B3E8A2F">
        <w:rPr>
          <w:rFonts w:ascii="Arial" w:eastAsia="Arial" w:hAnsi="Arial" w:cs="Arial"/>
        </w:rPr>
        <w:t>The next issue</w:t>
      </w:r>
      <w:r w:rsidR="002E2C9F" w:rsidRPr="1B3E8A2F">
        <w:rPr>
          <w:rFonts w:ascii="Arial" w:eastAsia="Arial" w:hAnsi="Arial" w:cs="Arial"/>
        </w:rPr>
        <w:t xml:space="preserve"> is currently unresolved but is believed to be </w:t>
      </w:r>
      <w:r w:rsidR="008A054A" w:rsidRPr="1B3E8A2F">
        <w:rPr>
          <w:rFonts w:ascii="Arial" w:eastAsia="Arial" w:hAnsi="Arial" w:cs="Arial"/>
        </w:rPr>
        <w:t xml:space="preserve">relatively </w:t>
      </w:r>
      <w:r w:rsidR="00AA5754" w:rsidRPr="1B3E8A2F">
        <w:rPr>
          <w:rFonts w:ascii="Arial" w:eastAsia="Arial" w:hAnsi="Arial" w:cs="Arial"/>
        </w:rPr>
        <w:t>trivial to fix given a</w:t>
      </w:r>
      <w:r w:rsidR="00887CB6" w:rsidRPr="1B3E8A2F">
        <w:rPr>
          <w:rFonts w:ascii="Arial" w:eastAsia="Arial" w:hAnsi="Arial" w:cs="Arial"/>
        </w:rPr>
        <w:t xml:space="preserve"> bit more time</w:t>
      </w:r>
      <w:r w:rsidR="00A33158" w:rsidRPr="1B3E8A2F">
        <w:rPr>
          <w:rFonts w:ascii="Arial" w:eastAsia="Arial" w:hAnsi="Arial" w:cs="Arial"/>
        </w:rPr>
        <w:t>. Is th</w:t>
      </w:r>
      <w:r w:rsidR="00DA64B0" w:rsidRPr="1B3E8A2F">
        <w:rPr>
          <w:rFonts w:ascii="Arial" w:eastAsia="Arial" w:hAnsi="Arial" w:cs="Arial"/>
        </w:rPr>
        <w:t xml:space="preserve">e implementation of a custom Fast Fourier Transform </w:t>
      </w:r>
      <w:r w:rsidR="001947A1" w:rsidRPr="1B3E8A2F">
        <w:rPr>
          <w:rFonts w:ascii="Arial" w:eastAsia="Arial" w:hAnsi="Arial" w:cs="Arial"/>
        </w:rPr>
        <w:t xml:space="preserve">in Simulink </w:t>
      </w:r>
      <w:r w:rsidR="003E1989" w:rsidRPr="1B3E8A2F">
        <w:rPr>
          <w:rFonts w:ascii="Arial" w:eastAsia="Arial" w:hAnsi="Arial" w:cs="Arial"/>
        </w:rPr>
        <w:t xml:space="preserve">compatible with the HDL Coder </w:t>
      </w:r>
      <w:r w:rsidR="009640DE" w:rsidRPr="1B3E8A2F">
        <w:rPr>
          <w:rFonts w:ascii="Arial" w:eastAsia="Arial" w:hAnsi="Arial" w:cs="Arial"/>
        </w:rPr>
        <w:t>application</w:t>
      </w:r>
      <w:r w:rsidR="6DC44616" w:rsidRPr="1B3E8A2F">
        <w:rPr>
          <w:rFonts w:ascii="Arial" w:eastAsia="Arial" w:hAnsi="Arial" w:cs="Arial"/>
        </w:rPr>
        <w:t>?</w:t>
      </w:r>
      <w:r w:rsidR="009640DE" w:rsidRPr="1B3E8A2F">
        <w:rPr>
          <w:rFonts w:ascii="Arial" w:eastAsia="Arial" w:hAnsi="Arial" w:cs="Arial"/>
        </w:rPr>
        <w:t xml:space="preserve"> The one originally used </w:t>
      </w:r>
      <w:r w:rsidR="007533AB" w:rsidRPr="1B3E8A2F">
        <w:rPr>
          <w:rFonts w:ascii="Arial" w:eastAsia="Arial" w:hAnsi="Arial" w:cs="Arial"/>
        </w:rPr>
        <w:t>was not c</w:t>
      </w:r>
      <w:r w:rsidR="00705EB6" w:rsidRPr="1B3E8A2F">
        <w:rPr>
          <w:rFonts w:ascii="Arial" w:eastAsia="Arial" w:hAnsi="Arial" w:cs="Arial"/>
        </w:rPr>
        <w:t xml:space="preserve">ompliant with the current </w:t>
      </w:r>
      <w:r w:rsidR="00D42A99" w:rsidRPr="1B3E8A2F">
        <w:rPr>
          <w:rFonts w:ascii="Arial" w:eastAsia="Arial" w:hAnsi="Arial" w:cs="Arial"/>
        </w:rPr>
        <w:t xml:space="preserve">use of HDL Coder, </w:t>
      </w:r>
      <w:r w:rsidR="62628BF1" w:rsidRPr="1B3E8A2F">
        <w:rPr>
          <w:rFonts w:ascii="Arial" w:eastAsia="Arial" w:hAnsi="Arial" w:cs="Arial"/>
        </w:rPr>
        <w:t>but</w:t>
      </w:r>
      <w:r w:rsidR="00D42A99" w:rsidRPr="1B3E8A2F">
        <w:rPr>
          <w:rFonts w:ascii="Arial" w:eastAsia="Arial" w:hAnsi="Arial" w:cs="Arial"/>
        </w:rPr>
        <w:t xml:space="preserve"> there </w:t>
      </w:r>
      <w:r w:rsidR="48990114" w:rsidRPr="1B3E8A2F">
        <w:rPr>
          <w:rFonts w:ascii="Arial" w:eastAsia="Arial" w:hAnsi="Arial" w:cs="Arial"/>
        </w:rPr>
        <w:t>are</w:t>
      </w:r>
      <w:r w:rsidR="00D42A99" w:rsidRPr="1B3E8A2F">
        <w:rPr>
          <w:rFonts w:ascii="Arial" w:eastAsia="Arial" w:hAnsi="Arial" w:cs="Arial"/>
        </w:rPr>
        <w:t xml:space="preserve"> </w:t>
      </w:r>
      <w:r w:rsidR="007D79DF" w:rsidRPr="1B3E8A2F">
        <w:rPr>
          <w:rFonts w:ascii="Arial" w:eastAsia="Arial" w:hAnsi="Arial" w:cs="Arial"/>
        </w:rPr>
        <w:t>support forums that detail a readily available solution to this issue.</w:t>
      </w:r>
      <w:r w:rsidR="0614C000" w:rsidRPr="1B3E8A2F">
        <w:rPr>
          <w:rFonts w:ascii="Arial" w:eastAsia="Arial" w:hAnsi="Arial" w:cs="Arial"/>
        </w:rPr>
        <w:t xml:space="preserve"> However, these possible solutions have not been thoroughly tested in our current implementation due to time constraints. </w:t>
      </w:r>
    </w:p>
    <w:p w14:paraId="6197EE8A" w14:textId="603A72D4" w:rsidR="0C2A1A2F" w:rsidRDefault="0977DF37" w:rsidP="1B3E8A2F">
      <w:pPr>
        <w:ind w:firstLine="720"/>
        <w:rPr>
          <w:rFonts w:ascii="Arial" w:eastAsia="Arial" w:hAnsi="Arial" w:cs="Arial"/>
        </w:rPr>
      </w:pPr>
      <w:r w:rsidRPr="1B3E8A2F">
        <w:rPr>
          <w:rFonts w:ascii="Arial" w:eastAsia="Arial" w:hAnsi="Arial" w:cs="Arial"/>
        </w:rPr>
        <w:t>Note</w:t>
      </w:r>
      <w:r w:rsidR="4604CBB9" w:rsidRPr="1B3E8A2F">
        <w:rPr>
          <w:rFonts w:ascii="Arial" w:eastAsia="Arial" w:hAnsi="Arial" w:cs="Arial"/>
        </w:rPr>
        <w:t xml:space="preserve"> that Xilinx Vivado is the only hardware design tool currently supported on the ZCU670 platform. Several other Xilinx boards, including RFSocs like the ZCU111 have publicly available MATLAB support. This MATLAB support provides an abstra</w:t>
      </w:r>
      <w:r w:rsidR="01B20879" w:rsidRPr="1B3E8A2F">
        <w:rPr>
          <w:rFonts w:ascii="Arial" w:eastAsia="Arial" w:hAnsi="Arial" w:cs="Arial"/>
        </w:rPr>
        <w:t xml:space="preserve">ction layer away from the hardware specifics of Xilinx Vivado, and has several publicly available tutorials to assist a team with developing a radar system. </w:t>
      </w:r>
      <w:r w:rsidR="43BB8102" w:rsidRPr="1B3E8A2F">
        <w:rPr>
          <w:rFonts w:ascii="Arial" w:eastAsia="Arial" w:hAnsi="Arial" w:cs="Arial"/>
        </w:rPr>
        <w:t xml:space="preserve">We tried defining a custom board </w:t>
      </w:r>
      <w:r w:rsidR="19C670ED" w:rsidRPr="1B3E8A2F">
        <w:rPr>
          <w:rFonts w:ascii="Arial" w:eastAsia="Arial" w:hAnsi="Arial" w:cs="Arial"/>
        </w:rPr>
        <w:t xml:space="preserve">plugin in the SoC Blockset extension for MATLAB/Simulink, but this proved to be difficult since our board has several proprietary parts that were not natively supported in the board </w:t>
      </w:r>
      <w:r w:rsidR="491B7A74" w:rsidRPr="1B3E8A2F">
        <w:rPr>
          <w:rFonts w:ascii="Arial" w:eastAsia="Arial" w:hAnsi="Arial" w:cs="Arial"/>
        </w:rPr>
        <w:t>definition</w:t>
      </w:r>
      <w:r w:rsidR="19C670ED" w:rsidRPr="1B3E8A2F">
        <w:rPr>
          <w:rFonts w:ascii="Arial" w:eastAsia="Arial" w:hAnsi="Arial" w:cs="Arial"/>
        </w:rPr>
        <w:t xml:space="preserve">. Thus, we would have had to define these new parts, </w:t>
      </w:r>
      <w:r w:rsidR="4A1CD394" w:rsidRPr="1B3E8A2F">
        <w:rPr>
          <w:rFonts w:ascii="Arial" w:eastAsia="Arial" w:hAnsi="Arial" w:cs="Arial"/>
        </w:rPr>
        <w:t xml:space="preserve">which proved to be inconsistent and expensive, to the point where that idea was scraped. </w:t>
      </w:r>
      <w:r w:rsidR="71150B1B" w:rsidRPr="1B3E8A2F">
        <w:rPr>
          <w:rFonts w:ascii="Arial" w:eastAsia="Arial" w:hAnsi="Arial" w:cs="Arial"/>
        </w:rPr>
        <w:t xml:space="preserve">Instead, we used the aforementioned Vivado Design Suite to create our modified bitstreams for use with the RF Analyzer tool. </w:t>
      </w:r>
    </w:p>
    <w:p w14:paraId="55EF76D6" w14:textId="77777777" w:rsidR="00BC7125" w:rsidRPr="00E14F76" w:rsidRDefault="00BC7125" w:rsidP="00E14F76">
      <w:pPr>
        <w:rPr>
          <w:rFonts w:ascii="Arial" w:eastAsia="Arial" w:hAnsi="Arial" w:cs="Arial"/>
        </w:rPr>
      </w:pPr>
    </w:p>
    <w:p w14:paraId="410910DF" w14:textId="0E2CC54B" w:rsidR="003A4EB8" w:rsidRDefault="003A4EB8" w:rsidP="003A4EB8">
      <w:pPr>
        <w:pStyle w:val="Heading2"/>
        <w:rPr>
          <w:rFonts w:ascii="Arial" w:eastAsia="Arial" w:hAnsi="Arial" w:cs="Arial"/>
        </w:rPr>
      </w:pPr>
      <w:bookmarkStart w:id="24" w:name="_Toc164111532"/>
      <w:r w:rsidRPr="1B3E8A2F">
        <w:rPr>
          <w:rFonts w:ascii="Arial" w:eastAsia="Arial" w:hAnsi="Arial" w:cs="Arial"/>
        </w:rPr>
        <w:t>Schedule and Cost</w:t>
      </w:r>
      <w:bookmarkEnd w:id="24"/>
    </w:p>
    <w:p w14:paraId="11262903" w14:textId="42BD36EA" w:rsidR="00135462" w:rsidRDefault="00135462" w:rsidP="1B3E8A2F">
      <w:pPr>
        <w:ind w:firstLine="720"/>
        <w:rPr>
          <w:rFonts w:ascii="Arial" w:eastAsia="Arial" w:hAnsi="Arial" w:cs="Arial"/>
        </w:rPr>
      </w:pPr>
      <w:r w:rsidRPr="1B3E8A2F">
        <w:rPr>
          <w:rFonts w:ascii="Arial" w:eastAsia="Arial" w:hAnsi="Arial" w:cs="Arial"/>
        </w:rPr>
        <w:t xml:space="preserve">The schedule </w:t>
      </w:r>
      <w:r w:rsidR="001A27A2" w:rsidRPr="1B3E8A2F">
        <w:rPr>
          <w:rFonts w:ascii="Arial" w:eastAsia="Arial" w:hAnsi="Arial" w:cs="Arial"/>
        </w:rPr>
        <w:t xml:space="preserve">followed for this project was based on the time availability of the team </w:t>
      </w:r>
      <w:r w:rsidR="001E5014" w:rsidRPr="1B3E8A2F">
        <w:rPr>
          <w:rFonts w:ascii="Arial" w:eastAsia="Arial" w:hAnsi="Arial" w:cs="Arial"/>
        </w:rPr>
        <w:t>with</w:t>
      </w:r>
      <w:r w:rsidR="001A27A2" w:rsidRPr="1B3E8A2F">
        <w:rPr>
          <w:rFonts w:ascii="Arial" w:eastAsia="Arial" w:hAnsi="Arial" w:cs="Arial"/>
        </w:rPr>
        <w:t xml:space="preserve"> considerations given heavily </w:t>
      </w:r>
      <w:r w:rsidR="00DE3DF3" w:rsidRPr="1B3E8A2F">
        <w:rPr>
          <w:rFonts w:ascii="Arial" w:eastAsia="Arial" w:hAnsi="Arial" w:cs="Arial"/>
        </w:rPr>
        <w:t>on the requirements of each member to other required obligations</w:t>
      </w:r>
      <w:r w:rsidR="001E5014" w:rsidRPr="1B3E8A2F">
        <w:rPr>
          <w:rFonts w:ascii="Arial" w:eastAsia="Arial" w:hAnsi="Arial" w:cs="Arial"/>
        </w:rPr>
        <w:t xml:space="preserve"> such as class, assignments, exams, and other duties that would normally not be an issue for a team of full-time employees. </w:t>
      </w:r>
      <w:r w:rsidR="00FE51DD">
        <w:fldChar w:fldCharType="begin"/>
      </w:r>
      <w:r w:rsidR="00FE51DD">
        <w:instrText xml:space="preserve"> REF _Ref164092216 \h </w:instrText>
      </w:r>
      <w:r w:rsidR="00FE51DD">
        <w:fldChar w:fldCharType="separate"/>
      </w:r>
      <w:r w:rsidR="0036478C" w:rsidRPr="1B3E8A2F">
        <w:rPr>
          <w:rFonts w:ascii="Arial" w:eastAsia="Arial" w:hAnsi="Arial" w:cs="Arial"/>
        </w:rPr>
        <w:t xml:space="preserve">Figure </w:t>
      </w:r>
      <w:r w:rsidR="00FE51DD">
        <w:fldChar w:fldCharType="end"/>
      </w:r>
      <w:r w:rsidR="008A4249" w:rsidRPr="1B3E8A2F">
        <w:rPr>
          <w:rFonts w:ascii="Arial" w:eastAsia="Arial" w:hAnsi="Arial" w:cs="Arial"/>
        </w:rPr>
        <w:t xml:space="preserve"> demonstrates the s</w:t>
      </w:r>
      <w:r w:rsidR="001F13BD" w:rsidRPr="1B3E8A2F">
        <w:rPr>
          <w:rFonts w:ascii="Arial" w:eastAsia="Arial" w:hAnsi="Arial" w:cs="Arial"/>
        </w:rPr>
        <w:t>cheduled used during the 2</w:t>
      </w:r>
      <w:r w:rsidR="001F13BD" w:rsidRPr="1B3E8A2F">
        <w:rPr>
          <w:rFonts w:ascii="Arial" w:eastAsia="Arial" w:hAnsi="Arial" w:cs="Arial"/>
          <w:vertAlign w:val="superscript"/>
        </w:rPr>
        <w:t>nd</w:t>
      </w:r>
      <w:r w:rsidR="001F13BD" w:rsidRPr="1B3E8A2F">
        <w:rPr>
          <w:rFonts w:ascii="Arial" w:eastAsia="Arial" w:hAnsi="Arial" w:cs="Arial"/>
        </w:rPr>
        <w:t xml:space="preserve"> part of the </w:t>
      </w:r>
      <w:r w:rsidR="00516C5B" w:rsidRPr="1B3E8A2F">
        <w:rPr>
          <w:rFonts w:ascii="Arial" w:eastAsia="Arial" w:hAnsi="Arial" w:cs="Arial"/>
        </w:rPr>
        <w:t>2-semester</w:t>
      </w:r>
      <w:r w:rsidR="001F13BD" w:rsidRPr="1B3E8A2F">
        <w:rPr>
          <w:rFonts w:ascii="Arial" w:eastAsia="Arial" w:hAnsi="Arial" w:cs="Arial"/>
        </w:rPr>
        <w:t xml:space="preserve"> course used to develop this project</w:t>
      </w:r>
      <w:r w:rsidR="00516C5B" w:rsidRPr="1B3E8A2F">
        <w:rPr>
          <w:rFonts w:ascii="Arial" w:eastAsia="Arial" w:hAnsi="Arial" w:cs="Arial"/>
        </w:rPr>
        <w:t xml:space="preserve">. </w:t>
      </w:r>
      <w:r w:rsidR="4F55B944" w:rsidRPr="1B3E8A2F">
        <w:rPr>
          <w:rFonts w:ascii="Arial" w:eastAsia="Arial" w:hAnsi="Arial" w:cs="Arial"/>
        </w:rPr>
        <w:t>Some</w:t>
      </w:r>
      <w:r w:rsidR="00516C5B" w:rsidRPr="1B3E8A2F">
        <w:rPr>
          <w:rFonts w:ascii="Arial" w:eastAsia="Arial" w:hAnsi="Arial" w:cs="Arial"/>
        </w:rPr>
        <w:t xml:space="preserve"> </w:t>
      </w:r>
      <w:r w:rsidR="005C6FC2" w:rsidRPr="1B3E8A2F">
        <w:rPr>
          <w:rFonts w:ascii="Arial" w:eastAsia="Arial" w:hAnsi="Arial" w:cs="Arial"/>
        </w:rPr>
        <w:t>tasks</w:t>
      </w:r>
      <w:r w:rsidR="00DF1DB2" w:rsidRPr="1B3E8A2F">
        <w:rPr>
          <w:rFonts w:ascii="Arial" w:eastAsia="Arial" w:hAnsi="Arial" w:cs="Arial"/>
        </w:rPr>
        <w:t xml:space="preserve"> have similar deadlines (indicated in red)</w:t>
      </w:r>
      <w:r w:rsidR="000A22E8" w:rsidRPr="1B3E8A2F">
        <w:rPr>
          <w:rFonts w:ascii="Arial" w:eastAsia="Arial" w:hAnsi="Arial" w:cs="Arial"/>
        </w:rPr>
        <w:t xml:space="preserve">, </w:t>
      </w:r>
      <w:r w:rsidR="005C6FC2" w:rsidRPr="1B3E8A2F">
        <w:rPr>
          <w:rFonts w:ascii="Arial" w:eastAsia="Arial" w:hAnsi="Arial" w:cs="Arial"/>
        </w:rPr>
        <w:t>these tasks</w:t>
      </w:r>
      <w:r w:rsidR="000A22E8" w:rsidRPr="1B3E8A2F">
        <w:rPr>
          <w:rFonts w:ascii="Arial" w:eastAsia="Arial" w:hAnsi="Arial" w:cs="Arial"/>
        </w:rPr>
        <w:t xml:space="preserve"> were capable of being completed </w:t>
      </w:r>
      <w:r w:rsidR="00B36A76" w:rsidRPr="1B3E8A2F">
        <w:rPr>
          <w:rFonts w:ascii="Arial" w:eastAsia="Arial" w:hAnsi="Arial" w:cs="Arial"/>
        </w:rPr>
        <w:t xml:space="preserve">in parallel and were not dependent on prior tasks. </w:t>
      </w:r>
    </w:p>
    <w:p w14:paraId="19596593" w14:textId="463692F6" w:rsidR="00B36A76" w:rsidRDefault="00B36A76" w:rsidP="00135462">
      <w:pPr>
        <w:rPr>
          <w:rFonts w:ascii="Arial" w:eastAsia="Arial" w:hAnsi="Arial" w:cs="Arial"/>
        </w:rPr>
      </w:pPr>
      <w:r>
        <w:tab/>
      </w:r>
      <w:r w:rsidR="005C6FC2" w:rsidRPr="1B3E8A2F">
        <w:rPr>
          <w:rFonts w:ascii="Arial" w:eastAsia="Arial" w:hAnsi="Arial" w:cs="Arial"/>
        </w:rPr>
        <w:t>Costs</w:t>
      </w:r>
      <w:r w:rsidRPr="1B3E8A2F">
        <w:rPr>
          <w:rFonts w:ascii="Arial" w:eastAsia="Arial" w:hAnsi="Arial" w:cs="Arial"/>
        </w:rPr>
        <w:t xml:space="preserve"> for </w:t>
      </w:r>
      <w:r w:rsidR="000D2DF5" w:rsidRPr="1B3E8A2F">
        <w:rPr>
          <w:rFonts w:ascii="Arial" w:eastAsia="Arial" w:hAnsi="Arial" w:cs="Arial"/>
        </w:rPr>
        <w:t>our proj</w:t>
      </w:r>
      <w:r w:rsidR="00BF5F51" w:rsidRPr="1B3E8A2F">
        <w:rPr>
          <w:rFonts w:ascii="Arial" w:eastAsia="Arial" w:hAnsi="Arial" w:cs="Arial"/>
        </w:rPr>
        <w:t xml:space="preserve">ect are based mainly on necessary equipment </w:t>
      </w:r>
      <w:r w:rsidR="004E6E88" w:rsidRPr="1B3E8A2F">
        <w:rPr>
          <w:rFonts w:ascii="Arial" w:eastAsia="Arial" w:hAnsi="Arial" w:cs="Arial"/>
        </w:rPr>
        <w:t>due to no accurate</w:t>
      </w:r>
      <w:r w:rsidR="0091206C" w:rsidRPr="1B3E8A2F">
        <w:rPr>
          <w:rFonts w:ascii="Arial" w:eastAsia="Arial" w:hAnsi="Arial" w:cs="Arial"/>
        </w:rPr>
        <w:t xml:space="preserve"> way to confidently </w:t>
      </w:r>
      <w:r w:rsidR="00EC349F" w:rsidRPr="1B3E8A2F">
        <w:rPr>
          <w:rFonts w:ascii="Arial" w:eastAsia="Arial" w:hAnsi="Arial" w:cs="Arial"/>
        </w:rPr>
        <w:t xml:space="preserve">calculate total worked hours </w:t>
      </w:r>
      <w:r w:rsidR="00622053" w:rsidRPr="1B3E8A2F">
        <w:rPr>
          <w:rFonts w:ascii="Arial" w:eastAsia="Arial" w:hAnsi="Arial" w:cs="Arial"/>
        </w:rPr>
        <w:t>that separate time spent on course materials and time spent on direct project related task.</w:t>
      </w:r>
      <w:r w:rsidR="008A1B6A" w:rsidRPr="1B3E8A2F">
        <w:rPr>
          <w:rFonts w:ascii="Arial" w:eastAsia="Arial" w:hAnsi="Arial" w:cs="Arial"/>
        </w:rPr>
        <w:t xml:space="preserve"> </w:t>
      </w:r>
      <w:r w:rsidR="00924DC2" w:rsidRPr="1B3E8A2F">
        <w:rPr>
          <w:rFonts w:ascii="Arial" w:eastAsia="Arial" w:hAnsi="Arial" w:cs="Arial"/>
        </w:rPr>
        <w:t xml:space="preserve">The project had </w:t>
      </w:r>
      <w:r w:rsidR="000826D8" w:rsidRPr="1B3E8A2F">
        <w:rPr>
          <w:rFonts w:ascii="Arial" w:eastAsia="Arial" w:hAnsi="Arial" w:cs="Arial"/>
        </w:rPr>
        <w:t>2</w:t>
      </w:r>
      <w:r w:rsidR="00924DC2" w:rsidRPr="1B3E8A2F">
        <w:rPr>
          <w:rFonts w:ascii="Arial" w:eastAsia="Arial" w:hAnsi="Arial" w:cs="Arial"/>
        </w:rPr>
        <w:t xml:space="preserve"> main sources of cost</w:t>
      </w:r>
      <w:r w:rsidR="000826D8" w:rsidRPr="1B3E8A2F">
        <w:rPr>
          <w:rFonts w:ascii="Arial" w:eastAsia="Arial" w:hAnsi="Arial" w:cs="Arial"/>
        </w:rPr>
        <w:t>s</w:t>
      </w:r>
      <w:r w:rsidR="00DD4AFE" w:rsidRPr="1B3E8A2F">
        <w:rPr>
          <w:rFonts w:ascii="Arial" w:eastAsia="Arial" w:hAnsi="Arial" w:cs="Arial"/>
        </w:rPr>
        <w:t>:</w:t>
      </w:r>
    </w:p>
    <w:p w14:paraId="4F9F4003" w14:textId="22823EA3" w:rsidR="00DD4AFE" w:rsidRDefault="00721A18" w:rsidP="00DD4AFE">
      <w:pPr>
        <w:pStyle w:val="ListParagraph"/>
        <w:numPr>
          <w:ilvl w:val="0"/>
          <w:numId w:val="8"/>
        </w:numPr>
        <w:rPr>
          <w:rFonts w:ascii="Arial" w:eastAsia="Arial" w:hAnsi="Arial" w:cs="Arial"/>
        </w:rPr>
      </w:pPr>
      <w:r w:rsidRPr="1B3E8A2F">
        <w:rPr>
          <w:rFonts w:ascii="Arial" w:eastAsia="Arial" w:hAnsi="Arial" w:cs="Arial"/>
        </w:rPr>
        <w:t>Zynq UltraScale+ RFSoC DFE ZCU670 Evaluation Kit ($12,954</w:t>
      </w:r>
      <w:r w:rsidR="00616995" w:rsidRPr="1B3E8A2F">
        <w:rPr>
          <w:rFonts w:ascii="Arial" w:eastAsia="Arial" w:hAnsi="Arial" w:cs="Arial"/>
        </w:rPr>
        <w:t>.00</w:t>
      </w:r>
      <w:r w:rsidRPr="1B3E8A2F">
        <w:rPr>
          <w:rFonts w:ascii="Arial" w:eastAsia="Arial" w:hAnsi="Arial" w:cs="Arial"/>
        </w:rPr>
        <w:t>)</w:t>
      </w:r>
    </w:p>
    <w:p w14:paraId="01A549D7" w14:textId="37AE16B6" w:rsidR="00616995" w:rsidRDefault="0091448A" w:rsidP="000826D8">
      <w:pPr>
        <w:pStyle w:val="ListParagraph"/>
        <w:numPr>
          <w:ilvl w:val="0"/>
          <w:numId w:val="8"/>
        </w:numPr>
        <w:rPr>
          <w:rFonts w:ascii="Arial" w:eastAsia="Arial" w:hAnsi="Arial" w:cs="Arial"/>
        </w:rPr>
      </w:pPr>
      <w:r w:rsidRPr="1B3E8A2F">
        <w:rPr>
          <w:rFonts w:ascii="Arial" w:eastAsia="Arial" w:hAnsi="Arial" w:cs="Arial"/>
        </w:rPr>
        <w:t xml:space="preserve">8x </w:t>
      </w:r>
      <w:r w:rsidR="00126818" w:rsidRPr="1B3E8A2F">
        <w:rPr>
          <w:rFonts w:ascii="Arial" w:eastAsia="Arial" w:hAnsi="Arial" w:cs="Arial"/>
        </w:rPr>
        <w:t>4.9GHz ~ 5.925GHz antennas (~$</w:t>
      </w:r>
      <w:r w:rsidR="00616995" w:rsidRPr="1B3E8A2F">
        <w:rPr>
          <w:rFonts w:ascii="Arial" w:eastAsia="Arial" w:hAnsi="Arial" w:cs="Arial"/>
        </w:rPr>
        <w:t>16.00)</w:t>
      </w:r>
    </w:p>
    <w:p w14:paraId="13C24365" w14:textId="77777777" w:rsidR="000826D8" w:rsidRDefault="000826D8" w:rsidP="000826D8">
      <w:pPr>
        <w:rPr>
          <w:rFonts w:ascii="Arial" w:eastAsia="Arial" w:hAnsi="Arial" w:cs="Arial"/>
        </w:rPr>
      </w:pPr>
    </w:p>
    <w:p w14:paraId="1EE3C79F" w14:textId="77777777" w:rsidR="00AC7295" w:rsidRDefault="004B4D85" w:rsidP="00AC7295">
      <w:pPr>
        <w:keepNext/>
        <w:rPr>
          <w:rFonts w:ascii="Arial" w:eastAsia="Arial" w:hAnsi="Arial" w:cs="Arial"/>
        </w:rPr>
      </w:pPr>
      <w:r>
        <w:rPr>
          <w:noProof/>
        </w:rPr>
        <w:drawing>
          <wp:inline distT="0" distB="0" distL="0" distR="0" wp14:anchorId="02AE3711" wp14:editId="0EF91018">
            <wp:extent cx="5943600" cy="6102349"/>
            <wp:effectExtent l="19050" t="19050" r="19050" b="12700"/>
            <wp:docPr id="1690183745" name="Picture 1" descr="A screenshot of a computer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5">
                      <a:extLst>
                        <a:ext uri="{28A0092B-C50C-407E-A947-70E740481C1C}">
                          <a14:useLocalDpi xmlns:a14="http://schemas.microsoft.com/office/drawing/2010/main" val="0"/>
                        </a:ext>
                      </a:extLst>
                    </a:blip>
                    <a:stretch>
                      <a:fillRect/>
                    </a:stretch>
                  </pic:blipFill>
                  <pic:spPr>
                    <a:xfrm>
                      <a:off x="0" y="0"/>
                      <a:ext cx="5943600" cy="6102349"/>
                    </a:xfrm>
                    <a:prstGeom prst="rect">
                      <a:avLst/>
                    </a:prstGeom>
                    <a:ln>
                      <a:solidFill>
                        <a:schemeClr val="tx1"/>
                      </a:solidFill>
                    </a:ln>
                  </pic:spPr>
                </pic:pic>
              </a:graphicData>
            </a:graphic>
          </wp:inline>
        </w:drawing>
      </w:r>
    </w:p>
    <w:p w14:paraId="71CD891F" w14:textId="6FF09582" w:rsidR="00A139AF" w:rsidRPr="00135462" w:rsidRDefault="00AC7295" w:rsidP="00AC7295">
      <w:pPr>
        <w:pStyle w:val="Caption"/>
        <w:rPr>
          <w:rFonts w:ascii="Arial" w:eastAsia="Arial" w:hAnsi="Arial" w:cs="Arial"/>
        </w:rPr>
      </w:pPr>
      <w:bookmarkStart w:id="25" w:name="_Ref164092216"/>
      <w:bookmarkStart w:id="26" w:name="_Ref164092202"/>
      <w:r w:rsidRPr="1B3E8A2F">
        <w:rPr>
          <w:rFonts w:ascii="Arial" w:eastAsia="Arial" w:hAnsi="Arial" w:cs="Arial"/>
        </w:rPr>
        <w:t xml:space="preserve">Figure </w:t>
      </w:r>
      <w:r w:rsidR="001E6388">
        <w:fldChar w:fldCharType="begin"/>
      </w:r>
      <w:r w:rsidR="001E6388">
        <w:instrText xml:space="preserve"> SEQ Figure \* ARABIC </w:instrText>
      </w:r>
      <w:r w:rsidR="007E5520">
        <w:fldChar w:fldCharType="separate"/>
      </w:r>
      <w:r w:rsidR="001E6388">
        <w:rPr>
          <w:noProof/>
        </w:rPr>
        <w:fldChar w:fldCharType="end"/>
      </w:r>
      <w:bookmarkEnd w:id="25"/>
      <w:r w:rsidRPr="1B3E8A2F">
        <w:rPr>
          <w:rFonts w:ascii="Arial" w:eastAsia="Arial" w:hAnsi="Arial" w:cs="Arial"/>
        </w:rPr>
        <w:t>: Schedule for second half of 2</w:t>
      </w:r>
      <w:r w:rsidR="00685640" w:rsidRPr="1B3E8A2F">
        <w:rPr>
          <w:rFonts w:ascii="Arial" w:eastAsia="Arial" w:hAnsi="Arial" w:cs="Arial"/>
        </w:rPr>
        <w:t>-</w:t>
      </w:r>
      <w:r w:rsidRPr="1B3E8A2F">
        <w:rPr>
          <w:rFonts w:ascii="Arial" w:eastAsia="Arial" w:hAnsi="Arial" w:cs="Arial"/>
        </w:rPr>
        <w:t xml:space="preserve">semester MDE </w:t>
      </w:r>
      <w:r w:rsidR="00870D99" w:rsidRPr="1B3E8A2F">
        <w:rPr>
          <w:rFonts w:ascii="Arial" w:eastAsia="Arial" w:hAnsi="Arial" w:cs="Arial"/>
        </w:rPr>
        <w:t>course.</w:t>
      </w:r>
      <w:bookmarkEnd w:id="26"/>
    </w:p>
    <w:p w14:paraId="31298F87" w14:textId="77777777" w:rsidR="00BC7125" w:rsidRPr="00BC7125" w:rsidRDefault="00BC7125" w:rsidP="00BC7125">
      <w:pPr>
        <w:rPr>
          <w:rFonts w:ascii="Arial" w:eastAsia="Arial" w:hAnsi="Arial" w:cs="Arial"/>
        </w:rPr>
      </w:pPr>
    </w:p>
    <w:p w14:paraId="2E9D56DB" w14:textId="1C4147DA" w:rsidR="003A4EB8" w:rsidRDefault="003A4EB8" w:rsidP="003A4EB8">
      <w:pPr>
        <w:pStyle w:val="Heading2"/>
        <w:rPr>
          <w:rFonts w:ascii="Arial" w:eastAsia="Arial" w:hAnsi="Arial" w:cs="Arial"/>
        </w:rPr>
      </w:pPr>
      <w:bookmarkStart w:id="27" w:name="_Toc164111533"/>
      <w:r w:rsidRPr="1B3E8A2F">
        <w:rPr>
          <w:rFonts w:ascii="Arial" w:eastAsia="Arial" w:hAnsi="Arial" w:cs="Arial"/>
        </w:rPr>
        <w:t>Lessons Learned</w:t>
      </w:r>
      <w:bookmarkEnd w:id="27"/>
    </w:p>
    <w:p w14:paraId="5F05E108" w14:textId="5ED973F1" w:rsidR="00F7411F" w:rsidRDefault="009A40D9" w:rsidP="1B3E8A2F">
      <w:pPr>
        <w:ind w:firstLine="720"/>
        <w:rPr>
          <w:rFonts w:ascii="Arial" w:eastAsia="Arial" w:hAnsi="Arial" w:cs="Arial"/>
        </w:rPr>
      </w:pPr>
      <w:r w:rsidRPr="1B3E8A2F">
        <w:rPr>
          <w:rFonts w:ascii="Arial" w:eastAsia="Arial" w:hAnsi="Arial" w:cs="Arial"/>
        </w:rPr>
        <w:t xml:space="preserve">Because </w:t>
      </w:r>
      <w:r w:rsidR="00E32EB3" w:rsidRPr="1B3E8A2F">
        <w:rPr>
          <w:rFonts w:ascii="Arial" w:eastAsia="Arial" w:hAnsi="Arial" w:cs="Arial"/>
        </w:rPr>
        <w:t xml:space="preserve">each </w:t>
      </w:r>
      <w:r w:rsidR="75E8FFB9" w:rsidRPr="1B3E8A2F">
        <w:rPr>
          <w:rFonts w:ascii="Arial" w:eastAsia="Arial" w:hAnsi="Arial" w:cs="Arial"/>
        </w:rPr>
        <w:t xml:space="preserve">team </w:t>
      </w:r>
      <w:r w:rsidR="00E32EB3" w:rsidRPr="1B3E8A2F">
        <w:rPr>
          <w:rFonts w:ascii="Arial" w:eastAsia="Arial" w:hAnsi="Arial" w:cs="Arial"/>
        </w:rPr>
        <w:t xml:space="preserve">member can have wildly </w:t>
      </w:r>
      <w:r w:rsidR="00D644E4" w:rsidRPr="1B3E8A2F">
        <w:rPr>
          <w:rFonts w:ascii="Arial" w:eastAsia="Arial" w:hAnsi="Arial" w:cs="Arial"/>
        </w:rPr>
        <w:t xml:space="preserve">varying lessons learned </w:t>
      </w:r>
      <w:r w:rsidR="007E2239" w:rsidRPr="1B3E8A2F">
        <w:rPr>
          <w:rFonts w:ascii="Arial" w:eastAsia="Arial" w:hAnsi="Arial" w:cs="Arial"/>
        </w:rPr>
        <w:t xml:space="preserve">from their unique </w:t>
      </w:r>
      <w:r w:rsidR="75E8FFB9" w:rsidRPr="1B3E8A2F">
        <w:rPr>
          <w:rFonts w:ascii="Arial" w:eastAsia="Arial" w:hAnsi="Arial" w:cs="Arial"/>
        </w:rPr>
        <w:t xml:space="preserve">project </w:t>
      </w:r>
      <w:r w:rsidR="007E2239" w:rsidRPr="1B3E8A2F">
        <w:rPr>
          <w:rFonts w:ascii="Arial" w:eastAsia="Arial" w:hAnsi="Arial" w:cs="Arial"/>
        </w:rPr>
        <w:t>perspective</w:t>
      </w:r>
      <w:r w:rsidR="75E8FFB9" w:rsidRPr="1B3E8A2F">
        <w:rPr>
          <w:rFonts w:ascii="Arial" w:eastAsia="Arial" w:hAnsi="Arial" w:cs="Arial"/>
        </w:rPr>
        <w:t>,</w:t>
      </w:r>
      <w:r w:rsidR="60A24925" w:rsidRPr="1B3E8A2F">
        <w:rPr>
          <w:rFonts w:ascii="Arial" w:eastAsia="Arial" w:hAnsi="Arial" w:cs="Arial"/>
        </w:rPr>
        <w:t xml:space="preserve"> </w:t>
      </w:r>
      <w:r w:rsidR="007E2239" w:rsidRPr="1B3E8A2F">
        <w:rPr>
          <w:rFonts w:ascii="Arial" w:eastAsia="Arial" w:hAnsi="Arial" w:cs="Arial"/>
        </w:rPr>
        <w:t xml:space="preserve">the </w:t>
      </w:r>
      <w:r w:rsidR="00F75A31" w:rsidRPr="1B3E8A2F">
        <w:rPr>
          <w:rFonts w:ascii="Arial" w:eastAsia="Arial" w:hAnsi="Arial" w:cs="Arial"/>
        </w:rPr>
        <w:t xml:space="preserve">bullet points below list </w:t>
      </w:r>
      <w:r w:rsidR="00824479" w:rsidRPr="1B3E8A2F">
        <w:rPr>
          <w:rFonts w:ascii="Arial" w:eastAsia="Arial" w:hAnsi="Arial" w:cs="Arial"/>
        </w:rPr>
        <w:t>the lessons learned in no particular order.</w:t>
      </w:r>
    </w:p>
    <w:p w14:paraId="1F100B1A" w14:textId="3F30FC94" w:rsidR="0025746F" w:rsidRDefault="001C0C06" w:rsidP="001C0C06">
      <w:pPr>
        <w:pStyle w:val="ListParagraph"/>
        <w:numPr>
          <w:ilvl w:val="0"/>
          <w:numId w:val="2"/>
        </w:numPr>
        <w:rPr>
          <w:rFonts w:ascii="Arial" w:eastAsia="Arial" w:hAnsi="Arial" w:cs="Arial"/>
        </w:rPr>
      </w:pPr>
      <w:r w:rsidRPr="1B3E8A2F">
        <w:rPr>
          <w:rFonts w:ascii="Arial" w:eastAsia="Arial" w:hAnsi="Arial" w:cs="Arial"/>
        </w:rPr>
        <w:t xml:space="preserve">Time management </w:t>
      </w:r>
      <w:r w:rsidR="00550F3D" w:rsidRPr="1B3E8A2F">
        <w:rPr>
          <w:rFonts w:ascii="Arial" w:eastAsia="Arial" w:hAnsi="Arial" w:cs="Arial"/>
        </w:rPr>
        <w:t xml:space="preserve">can be </w:t>
      </w:r>
      <w:r w:rsidR="0080079C" w:rsidRPr="1B3E8A2F">
        <w:rPr>
          <w:rFonts w:ascii="Arial" w:eastAsia="Arial" w:hAnsi="Arial" w:cs="Arial"/>
        </w:rPr>
        <w:t xml:space="preserve">challenging when each member has their own </w:t>
      </w:r>
      <w:r w:rsidR="00CC5220" w:rsidRPr="1B3E8A2F">
        <w:rPr>
          <w:rFonts w:ascii="Arial" w:eastAsia="Arial" w:hAnsi="Arial" w:cs="Arial"/>
        </w:rPr>
        <w:t>schedule</w:t>
      </w:r>
      <w:r w:rsidR="000B65F6" w:rsidRPr="1B3E8A2F">
        <w:rPr>
          <w:rFonts w:ascii="Arial" w:eastAsia="Arial" w:hAnsi="Arial" w:cs="Arial"/>
        </w:rPr>
        <w:t>.</w:t>
      </w:r>
    </w:p>
    <w:p w14:paraId="738688B4" w14:textId="53934E02" w:rsidR="000B65F6" w:rsidRDefault="000B65F6" w:rsidP="001C0C06">
      <w:pPr>
        <w:pStyle w:val="ListParagraph"/>
        <w:numPr>
          <w:ilvl w:val="0"/>
          <w:numId w:val="2"/>
        </w:numPr>
        <w:rPr>
          <w:rFonts w:ascii="Arial" w:eastAsia="Arial" w:hAnsi="Arial" w:cs="Arial"/>
        </w:rPr>
      </w:pPr>
      <w:r w:rsidRPr="1B3E8A2F">
        <w:rPr>
          <w:rFonts w:ascii="Arial" w:eastAsia="Arial" w:hAnsi="Arial" w:cs="Arial"/>
        </w:rPr>
        <w:t xml:space="preserve">Having a dedicated and consistent meeting time every week can help provide </w:t>
      </w:r>
      <w:r w:rsidR="00AF10AA" w:rsidRPr="1B3E8A2F">
        <w:rPr>
          <w:rFonts w:ascii="Arial" w:eastAsia="Arial" w:hAnsi="Arial" w:cs="Arial"/>
        </w:rPr>
        <w:t>team stability and accountability.</w:t>
      </w:r>
    </w:p>
    <w:p w14:paraId="7324DFD9" w14:textId="1D52DCC9" w:rsidR="00AF10AA" w:rsidRDefault="00CD1109" w:rsidP="001C0C06">
      <w:pPr>
        <w:pStyle w:val="ListParagraph"/>
        <w:numPr>
          <w:ilvl w:val="0"/>
          <w:numId w:val="2"/>
        </w:numPr>
        <w:rPr>
          <w:rFonts w:ascii="Arial" w:eastAsia="Arial" w:hAnsi="Arial" w:cs="Arial"/>
        </w:rPr>
      </w:pPr>
      <w:r w:rsidRPr="1B3E8A2F">
        <w:rPr>
          <w:rFonts w:ascii="Arial" w:eastAsia="Arial" w:hAnsi="Arial" w:cs="Arial"/>
        </w:rPr>
        <w:t>Don’t be afraid to ask for help</w:t>
      </w:r>
      <w:r w:rsidR="00713BA6" w:rsidRPr="1B3E8A2F">
        <w:rPr>
          <w:rFonts w:ascii="Arial" w:eastAsia="Arial" w:hAnsi="Arial" w:cs="Arial"/>
        </w:rPr>
        <w:t>/</w:t>
      </w:r>
      <w:r w:rsidR="439778BE" w:rsidRPr="1B3E8A2F">
        <w:rPr>
          <w:rFonts w:ascii="Arial" w:eastAsia="Arial" w:hAnsi="Arial" w:cs="Arial"/>
        </w:rPr>
        <w:t>advice</w:t>
      </w:r>
      <w:r w:rsidR="00AF10AA" w:rsidRPr="1B3E8A2F">
        <w:rPr>
          <w:rFonts w:ascii="Arial" w:eastAsia="Arial" w:hAnsi="Arial" w:cs="Arial"/>
        </w:rPr>
        <w:t>.</w:t>
      </w:r>
      <w:r w:rsidR="000D6B36" w:rsidRPr="1B3E8A2F">
        <w:rPr>
          <w:rFonts w:ascii="Arial" w:eastAsia="Arial" w:hAnsi="Arial" w:cs="Arial"/>
        </w:rPr>
        <w:t xml:space="preserve"> Your teammates, mentor</w:t>
      </w:r>
      <w:r w:rsidR="00713BA6" w:rsidRPr="1B3E8A2F">
        <w:rPr>
          <w:rFonts w:ascii="Arial" w:eastAsia="Arial" w:hAnsi="Arial" w:cs="Arial"/>
        </w:rPr>
        <w:t xml:space="preserve">, </w:t>
      </w:r>
      <w:r w:rsidR="0021713B" w:rsidRPr="1B3E8A2F">
        <w:rPr>
          <w:rFonts w:ascii="Arial" w:eastAsia="Arial" w:hAnsi="Arial" w:cs="Arial"/>
        </w:rPr>
        <w:t xml:space="preserve">SME, </w:t>
      </w:r>
      <w:r w:rsidR="00713BA6" w:rsidRPr="1B3E8A2F">
        <w:rPr>
          <w:rFonts w:ascii="Arial" w:eastAsia="Arial" w:hAnsi="Arial" w:cs="Arial"/>
        </w:rPr>
        <w:t xml:space="preserve">and </w:t>
      </w:r>
      <w:bookmarkStart w:id="28" w:name="_Int_RInpY0rd"/>
      <w:r w:rsidR="0021713B" w:rsidRPr="1B3E8A2F">
        <w:rPr>
          <w:rFonts w:ascii="Arial" w:eastAsia="Arial" w:hAnsi="Arial" w:cs="Arial"/>
        </w:rPr>
        <w:t>customer</w:t>
      </w:r>
      <w:bookmarkEnd w:id="28"/>
      <w:r w:rsidR="000D6B36" w:rsidRPr="1B3E8A2F">
        <w:rPr>
          <w:rFonts w:ascii="Arial" w:eastAsia="Arial" w:hAnsi="Arial" w:cs="Arial"/>
        </w:rPr>
        <w:t xml:space="preserve"> all want to see you succeed</w:t>
      </w:r>
      <w:r w:rsidR="001812E7" w:rsidRPr="1B3E8A2F">
        <w:rPr>
          <w:rFonts w:ascii="Arial" w:eastAsia="Arial" w:hAnsi="Arial" w:cs="Arial"/>
        </w:rPr>
        <w:t xml:space="preserve"> and are great resources</w:t>
      </w:r>
      <w:r w:rsidR="00F30CED" w:rsidRPr="1B3E8A2F">
        <w:rPr>
          <w:rFonts w:ascii="Arial" w:eastAsia="Arial" w:hAnsi="Arial" w:cs="Arial"/>
        </w:rPr>
        <w:t xml:space="preserve"> for help</w:t>
      </w:r>
      <w:r w:rsidR="00235CFB" w:rsidRPr="1B3E8A2F">
        <w:rPr>
          <w:rFonts w:ascii="Arial" w:eastAsia="Arial" w:hAnsi="Arial" w:cs="Arial"/>
        </w:rPr>
        <w:t>.</w:t>
      </w:r>
    </w:p>
    <w:p w14:paraId="3C36F5BE" w14:textId="789AC9B8" w:rsidR="002A7BD5" w:rsidRDefault="7FCC4C73" w:rsidP="1B3E8A2F">
      <w:pPr>
        <w:pStyle w:val="ListParagraph"/>
        <w:numPr>
          <w:ilvl w:val="0"/>
          <w:numId w:val="2"/>
        </w:numPr>
        <w:rPr>
          <w:rFonts w:ascii="Arial" w:eastAsia="Arial" w:hAnsi="Arial" w:cs="Arial"/>
        </w:rPr>
      </w:pPr>
      <w:r w:rsidRPr="1B3E8A2F">
        <w:rPr>
          <w:rFonts w:ascii="Arial" w:eastAsia="Arial" w:hAnsi="Arial" w:cs="Arial"/>
        </w:rPr>
        <w:t>Starting early is always a good idea if you can. We took a while getting the board setup and deciding how to approach programming the board</w:t>
      </w:r>
      <w:r w:rsidR="3FE25A36" w:rsidRPr="1B3E8A2F">
        <w:rPr>
          <w:rFonts w:ascii="Arial" w:eastAsia="Arial" w:hAnsi="Arial" w:cs="Arial"/>
        </w:rPr>
        <w:t xml:space="preserve">. This delay pushed our progress back, leading us to have two separate parts for our deliverables rather than a </w:t>
      </w:r>
      <w:r w:rsidR="19E8B0A3" w:rsidRPr="1B3E8A2F">
        <w:rPr>
          <w:rFonts w:ascii="Arial" w:eastAsia="Arial" w:hAnsi="Arial" w:cs="Arial"/>
        </w:rPr>
        <w:t>unified</w:t>
      </w:r>
      <w:r w:rsidR="3FE25A36" w:rsidRPr="1B3E8A2F">
        <w:rPr>
          <w:rFonts w:ascii="Arial" w:eastAsia="Arial" w:hAnsi="Arial" w:cs="Arial"/>
        </w:rPr>
        <w:t xml:space="preserve"> deliverable.</w:t>
      </w:r>
    </w:p>
    <w:p w14:paraId="66175E5C" w14:textId="44B88BDF" w:rsidR="002A7BD5" w:rsidRDefault="002A7BD5">
      <w:pPr>
        <w:rPr>
          <w:rFonts w:ascii="Arial" w:eastAsia="Arial" w:hAnsi="Arial" w:cs="Arial"/>
        </w:rPr>
      </w:pPr>
    </w:p>
    <w:p w14:paraId="6A61FB1A" w14:textId="77777777" w:rsidR="001621D4" w:rsidRDefault="001621D4">
      <w:pPr>
        <w:rPr>
          <w:rFonts w:ascii="Arial" w:eastAsia="Arial" w:hAnsi="Arial" w:cs="Arial"/>
        </w:rPr>
      </w:pPr>
    </w:p>
    <w:p w14:paraId="05F47317" w14:textId="77777777" w:rsidR="001621D4" w:rsidRDefault="001621D4">
      <w:pPr>
        <w:rPr>
          <w:rFonts w:ascii="Arial" w:eastAsia="Arial" w:hAnsi="Arial" w:cs="Arial"/>
        </w:rPr>
      </w:pPr>
    </w:p>
    <w:p w14:paraId="39799A53" w14:textId="77777777" w:rsidR="001621D4" w:rsidRDefault="001621D4">
      <w:pPr>
        <w:rPr>
          <w:rFonts w:ascii="Arial" w:eastAsia="Arial" w:hAnsi="Arial" w:cs="Arial"/>
        </w:rPr>
      </w:pPr>
    </w:p>
    <w:p w14:paraId="63E8A3F5" w14:textId="77777777" w:rsidR="001621D4" w:rsidRDefault="001621D4">
      <w:pPr>
        <w:rPr>
          <w:rFonts w:ascii="Arial" w:eastAsia="Arial" w:hAnsi="Arial" w:cs="Arial"/>
        </w:rPr>
      </w:pPr>
    </w:p>
    <w:p w14:paraId="136445BB" w14:textId="77777777" w:rsidR="001621D4" w:rsidRDefault="001621D4">
      <w:pPr>
        <w:rPr>
          <w:rFonts w:ascii="Arial" w:eastAsia="Arial" w:hAnsi="Arial" w:cs="Arial"/>
        </w:rPr>
      </w:pPr>
    </w:p>
    <w:p w14:paraId="6868A25C" w14:textId="77777777" w:rsidR="001621D4" w:rsidRDefault="001621D4">
      <w:pPr>
        <w:rPr>
          <w:rFonts w:ascii="Arial" w:eastAsia="Arial" w:hAnsi="Arial" w:cs="Arial"/>
        </w:rPr>
      </w:pPr>
    </w:p>
    <w:p w14:paraId="578DACCE" w14:textId="77777777" w:rsidR="001621D4" w:rsidRDefault="001621D4">
      <w:pPr>
        <w:rPr>
          <w:rFonts w:ascii="Arial" w:eastAsia="Arial" w:hAnsi="Arial" w:cs="Arial"/>
        </w:rPr>
      </w:pPr>
    </w:p>
    <w:p w14:paraId="70D88B5C" w14:textId="77777777" w:rsidR="001621D4" w:rsidRDefault="001621D4">
      <w:pPr>
        <w:rPr>
          <w:rFonts w:ascii="Arial" w:eastAsia="Arial" w:hAnsi="Arial" w:cs="Arial"/>
        </w:rPr>
      </w:pPr>
    </w:p>
    <w:p w14:paraId="729BCC92" w14:textId="77777777" w:rsidR="001621D4" w:rsidRDefault="001621D4">
      <w:pPr>
        <w:rPr>
          <w:rFonts w:ascii="Arial" w:eastAsia="Arial" w:hAnsi="Arial" w:cs="Arial"/>
        </w:rPr>
      </w:pPr>
    </w:p>
    <w:p w14:paraId="4D6393E3" w14:textId="77777777" w:rsidR="001621D4" w:rsidRDefault="001621D4">
      <w:pPr>
        <w:rPr>
          <w:rFonts w:ascii="Arial" w:eastAsia="Arial" w:hAnsi="Arial" w:cs="Arial"/>
        </w:rPr>
      </w:pPr>
    </w:p>
    <w:p w14:paraId="7AB3E5F7" w14:textId="77777777" w:rsidR="001621D4" w:rsidRDefault="001621D4">
      <w:pPr>
        <w:rPr>
          <w:rFonts w:ascii="Arial" w:eastAsia="Arial" w:hAnsi="Arial" w:cs="Arial"/>
        </w:rPr>
      </w:pPr>
    </w:p>
    <w:p w14:paraId="5F95717D" w14:textId="77777777" w:rsidR="001621D4" w:rsidRDefault="001621D4">
      <w:pPr>
        <w:rPr>
          <w:rFonts w:ascii="Arial" w:eastAsia="Arial" w:hAnsi="Arial" w:cs="Arial"/>
        </w:rPr>
      </w:pPr>
    </w:p>
    <w:p w14:paraId="034A90BB" w14:textId="77777777" w:rsidR="001621D4" w:rsidRDefault="001621D4">
      <w:pPr>
        <w:rPr>
          <w:rFonts w:ascii="Arial" w:eastAsia="Arial" w:hAnsi="Arial" w:cs="Arial"/>
        </w:rPr>
      </w:pPr>
    </w:p>
    <w:p w14:paraId="37260372" w14:textId="77777777" w:rsidR="001621D4" w:rsidRDefault="001621D4">
      <w:pPr>
        <w:rPr>
          <w:rFonts w:ascii="Arial" w:eastAsia="Arial" w:hAnsi="Arial" w:cs="Arial"/>
        </w:rPr>
      </w:pPr>
    </w:p>
    <w:p w14:paraId="6F9E34EB" w14:textId="77777777" w:rsidR="001621D4" w:rsidRDefault="001621D4">
      <w:pPr>
        <w:rPr>
          <w:rFonts w:ascii="Arial" w:eastAsia="Arial" w:hAnsi="Arial" w:cs="Arial"/>
        </w:rPr>
      </w:pPr>
    </w:p>
    <w:p w14:paraId="266ED5BD" w14:textId="77777777" w:rsidR="001621D4" w:rsidRDefault="001621D4">
      <w:pPr>
        <w:rPr>
          <w:rFonts w:ascii="Arial" w:eastAsia="Arial" w:hAnsi="Arial" w:cs="Arial"/>
        </w:rPr>
      </w:pPr>
    </w:p>
    <w:p w14:paraId="6B779ACC" w14:textId="77777777" w:rsidR="001621D4" w:rsidRDefault="001621D4">
      <w:pPr>
        <w:rPr>
          <w:rFonts w:ascii="Arial" w:eastAsia="Arial" w:hAnsi="Arial" w:cs="Arial"/>
        </w:rPr>
      </w:pPr>
    </w:p>
    <w:bookmarkStart w:id="29" w:name="_Toc164111534" w:displacedByCustomXml="next"/>
    <w:sdt>
      <w:sdtPr>
        <w:rPr>
          <w:rFonts w:ascii="Arial" w:eastAsia="Arial" w:hAnsi="Arial" w:cs="Arial"/>
          <w:color w:val="auto"/>
          <w:sz w:val="24"/>
          <w:szCs w:val="24"/>
        </w:rPr>
        <w:id w:val="24535978"/>
        <w:docPartObj>
          <w:docPartGallery w:val="Bibliographies"/>
          <w:docPartUnique/>
        </w:docPartObj>
      </w:sdtPr>
      <w:sdtContent>
        <w:p w14:paraId="736258D7" w14:textId="165973C8" w:rsidR="000E1148" w:rsidRPr="001621D4" w:rsidRDefault="000E1148">
          <w:pPr>
            <w:pStyle w:val="Heading1"/>
            <w:rPr>
              <w:rFonts w:ascii="Arial" w:eastAsia="Arial" w:hAnsi="Arial" w:cs="Arial"/>
              <w:color w:val="auto"/>
              <w:sz w:val="24"/>
              <w:szCs w:val="24"/>
            </w:rPr>
          </w:pPr>
          <w:r w:rsidRPr="1B3E8A2F">
            <w:rPr>
              <w:rFonts w:ascii="Arial" w:eastAsia="Arial" w:hAnsi="Arial" w:cs="Arial"/>
            </w:rPr>
            <w:t>References</w:t>
          </w:r>
          <w:bookmarkEnd w:id="29"/>
        </w:p>
        <w:sdt>
          <w:sdtPr>
            <w:id w:val="-573587230"/>
            <w:bibliography/>
          </w:sdtPr>
          <w:sdtContent>
            <w:p w14:paraId="283797D6" w14:textId="77777777" w:rsidR="001621D4" w:rsidRDefault="000E1148">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4"/>
                <w:gridCol w:w="9016"/>
              </w:tblGrid>
              <w:tr w:rsidR="001621D4" w14:paraId="57BE8915" w14:textId="77777777">
                <w:trPr>
                  <w:divId w:val="824975288"/>
                  <w:tblCellSpacing w:w="15" w:type="dxa"/>
                </w:trPr>
                <w:tc>
                  <w:tcPr>
                    <w:tcW w:w="50" w:type="pct"/>
                    <w:hideMark/>
                  </w:tcPr>
                  <w:p w14:paraId="7534393D" w14:textId="5442F82C" w:rsidR="001621D4" w:rsidRDefault="001621D4">
                    <w:pPr>
                      <w:pStyle w:val="Bibliography"/>
                      <w:rPr>
                        <w:noProof/>
                      </w:rPr>
                    </w:pPr>
                    <w:r>
                      <w:rPr>
                        <w:noProof/>
                      </w:rPr>
                      <w:t xml:space="preserve">[1] </w:t>
                    </w:r>
                  </w:p>
                </w:tc>
                <w:tc>
                  <w:tcPr>
                    <w:tcW w:w="0" w:type="auto"/>
                    <w:hideMark/>
                  </w:tcPr>
                  <w:p w14:paraId="6F84E127" w14:textId="77777777" w:rsidR="001621D4" w:rsidRDefault="001621D4">
                    <w:pPr>
                      <w:pStyle w:val="Bibliography"/>
                      <w:rPr>
                        <w:noProof/>
                      </w:rPr>
                    </w:pPr>
                    <w:r>
                      <w:rPr>
                        <w:noProof/>
                      </w:rPr>
                      <w:t>Xilinx, "71746 - Zynq UltraScale+ RFSoC: RF Analyzer Known Issues and Limitations," September 2021. [Online]. Available: https://support.xilinx.com/s/article/71746?language=en_US. [Accessed 2024].</w:t>
                    </w:r>
                  </w:p>
                </w:tc>
              </w:tr>
              <w:tr w:rsidR="001621D4" w14:paraId="54486717" w14:textId="77777777">
                <w:trPr>
                  <w:divId w:val="824975288"/>
                  <w:tblCellSpacing w:w="15" w:type="dxa"/>
                </w:trPr>
                <w:tc>
                  <w:tcPr>
                    <w:tcW w:w="50" w:type="pct"/>
                    <w:hideMark/>
                  </w:tcPr>
                  <w:p w14:paraId="439DC478" w14:textId="77777777" w:rsidR="001621D4" w:rsidRDefault="001621D4">
                    <w:pPr>
                      <w:pStyle w:val="Bibliography"/>
                      <w:rPr>
                        <w:noProof/>
                      </w:rPr>
                    </w:pPr>
                    <w:r>
                      <w:rPr>
                        <w:noProof/>
                      </w:rPr>
                      <w:t xml:space="preserve">[2] </w:t>
                    </w:r>
                  </w:p>
                </w:tc>
                <w:tc>
                  <w:tcPr>
                    <w:tcW w:w="0" w:type="auto"/>
                    <w:hideMark/>
                  </w:tcPr>
                  <w:p w14:paraId="16870145" w14:textId="77777777" w:rsidR="001621D4" w:rsidRDefault="001621D4">
                    <w:pPr>
                      <w:pStyle w:val="Bibliography"/>
                      <w:rPr>
                        <w:noProof/>
                      </w:rPr>
                    </w:pPr>
                    <w:r>
                      <w:rPr>
                        <w:noProof/>
                      </w:rPr>
                      <w:t>Xilinx, "RF Analyzer," 11 June 2021. [Online]. Available: https://xilinx-wiki.atlassian.net/wiki/spaces/A/pages/808419337/RF+Analyzer.</w:t>
                    </w:r>
                  </w:p>
                </w:tc>
              </w:tr>
            </w:tbl>
            <w:p w14:paraId="78A7D1F1" w14:textId="77777777" w:rsidR="001621D4" w:rsidRDefault="001621D4">
              <w:pPr>
                <w:divId w:val="824975288"/>
                <w:rPr>
                  <w:rFonts w:eastAsia="Times New Roman"/>
                  <w:noProof/>
                </w:rPr>
              </w:pPr>
            </w:p>
            <w:p w14:paraId="1EF731A9" w14:textId="7DC554F7" w:rsidR="000E1148" w:rsidRDefault="000E1148">
              <w:pPr>
                <w:rPr>
                  <w:rFonts w:ascii="Arial" w:eastAsia="Arial" w:hAnsi="Arial" w:cs="Arial"/>
                </w:rPr>
              </w:pPr>
              <w:r>
                <w:rPr>
                  <w:b/>
                  <w:bCs/>
                  <w:noProof/>
                </w:rPr>
                <w:fldChar w:fldCharType="end"/>
              </w:r>
            </w:p>
          </w:sdtContent>
        </w:sdt>
      </w:sdtContent>
    </w:sdt>
    <w:p w14:paraId="399C250F" w14:textId="3D25EF83" w:rsidR="002F615C" w:rsidRDefault="002F615C" w:rsidP="005F3CF9">
      <w:pPr>
        <w:rPr>
          <w:rFonts w:ascii="Arial" w:eastAsia="Arial" w:hAnsi="Arial" w:cs="Arial"/>
        </w:rPr>
      </w:pPr>
    </w:p>
    <w:p w14:paraId="452DE3DF" w14:textId="59A3C160" w:rsidR="0081127D" w:rsidRDefault="0081127D" w:rsidP="007D52AA">
      <w:pPr>
        <w:jc w:val="center"/>
        <w:rPr>
          <w:rFonts w:ascii="Arial" w:eastAsia="Arial" w:hAnsi="Arial" w:cs="Arial"/>
        </w:rPr>
      </w:pPr>
    </w:p>
    <w:p w14:paraId="7A3E7150" w14:textId="77777777" w:rsidR="0081127D" w:rsidRDefault="0081127D">
      <w:pPr>
        <w:rPr>
          <w:rFonts w:ascii="Arial" w:eastAsia="Arial" w:hAnsi="Arial" w:cs="Arial"/>
        </w:rPr>
      </w:pPr>
      <w:r w:rsidRPr="1B3E8A2F">
        <w:rPr>
          <w:rFonts w:ascii="Arial" w:eastAsia="Arial" w:hAnsi="Arial" w:cs="Arial"/>
        </w:rPr>
        <w:br w:type="page"/>
      </w:r>
    </w:p>
    <w:p w14:paraId="542CE6EC" w14:textId="5FD21DF3" w:rsidR="00DC136C" w:rsidRDefault="0081127D" w:rsidP="0041475D">
      <w:pPr>
        <w:pStyle w:val="Heading1"/>
        <w:rPr>
          <w:rFonts w:ascii="Arial" w:eastAsia="Arial" w:hAnsi="Arial" w:cs="Arial"/>
        </w:rPr>
      </w:pPr>
      <w:bookmarkStart w:id="30" w:name="_Toc164111535"/>
      <w:r w:rsidRPr="1B3E8A2F">
        <w:rPr>
          <w:rFonts w:ascii="Arial" w:eastAsia="Arial" w:hAnsi="Arial" w:cs="Arial"/>
        </w:rPr>
        <w:t xml:space="preserve">Appendix </w:t>
      </w:r>
      <w:r w:rsidR="00152EF5" w:rsidRPr="1B3E8A2F">
        <w:rPr>
          <w:rFonts w:ascii="Arial" w:eastAsia="Arial" w:hAnsi="Arial" w:cs="Arial"/>
        </w:rPr>
        <w:t xml:space="preserve">A: </w:t>
      </w:r>
      <w:r w:rsidR="00E67EF5" w:rsidRPr="1B3E8A2F">
        <w:rPr>
          <w:rFonts w:ascii="Arial" w:eastAsia="Arial" w:hAnsi="Arial" w:cs="Arial"/>
        </w:rPr>
        <w:t>Verification Test Plan</w:t>
      </w:r>
      <w:bookmarkEnd w:id="30"/>
    </w:p>
    <w:p w14:paraId="261BC101" w14:textId="53E7807A" w:rsidR="0041475D" w:rsidRDefault="000E5B83" w:rsidP="0041475D">
      <w:pPr>
        <w:rPr>
          <w:rFonts w:ascii="Arial" w:eastAsia="Arial" w:hAnsi="Arial" w:cs="Arial"/>
        </w:rPr>
      </w:pPr>
      <w:r w:rsidRPr="000E5B83">
        <w:rPr>
          <w:noProof/>
        </w:rPr>
        <w:drawing>
          <wp:inline distT="0" distB="0" distL="0" distR="0" wp14:anchorId="7F90BD3A" wp14:editId="6BD35BFA">
            <wp:extent cx="5943600" cy="6916420"/>
            <wp:effectExtent l="0" t="0" r="0" b="0"/>
            <wp:docPr id="1248349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6916420"/>
                    </a:xfrm>
                    <a:prstGeom prst="rect">
                      <a:avLst/>
                    </a:prstGeom>
                    <a:noFill/>
                    <a:ln>
                      <a:noFill/>
                    </a:ln>
                  </pic:spPr>
                </pic:pic>
              </a:graphicData>
            </a:graphic>
          </wp:inline>
        </w:drawing>
      </w:r>
    </w:p>
    <w:p w14:paraId="10319CE5" w14:textId="698B3E07" w:rsidR="000E5B83" w:rsidRPr="0041475D" w:rsidRDefault="00463BF9" w:rsidP="0041475D">
      <w:pPr>
        <w:rPr>
          <w:rFonts w:ascii="Arial" w:eastAsia="Arial" w:hAnsi="Arial" w:cs="Arial"/>
        </w:rPr>
      </w:pPr>
      <w:r w:rsidRPr="00463BF9">
        <w:rPr>
          <w:noProof/>
        </w:rPr>
        <w:drawing>
          <wp:inline distT="0" distB="0" distL="0" distR="0" wp14:anchorId="0D35C7D3" wp14:editId="25196E2E">
            <wp:extent cx="5943600" cy="5398770"/>
            <wp:effectExtent l="0" t="0" r="0" b="0"/>
            <wp:docPr id="15808436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5398770"/>
                    </a:xfrm>
                    <a:prstGeom prst="rect">
                      <a:avLst/>
                    </a:prstGeom>
                    <a:noFill/>
                    <a:ln>
                      <a:noFill/>
                    </a:ln>
                  </pic:spPr>
                </pic:pic>
              </a:graphicData>
            </a:graphic>
          </wp:inline>
        </w:drawing>
      </w:r>
      <w:r w:rsidR="001A2BB2" w:rsidRPr="001A2BB2">
        <w:rPr>
          <w:noProof/>
        </w:rPr>
        <w:drawing>
          <wp:inline distT="0" distB="0" distL="0" distR="0" wp14:anchorId="5EA037A3" wp14:editId="2C2F012A">
            <wp:extent cx="5943600" cy="6409690"/>
            <wp:effectExtent l="0" t="0" r="0" b="0"/>
            <wp:docPr id="787220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6409690"/>
                    </a:xfrm>
                    <a:prstGeom prst="rect">
                      <a:avLst/>
                    </a:prstGeom>
                    <a:noFill/>
                    <a:ln>
                      <a:noFill/>
                    </a:ln>
                  </pic:spPr>
                </pic:pic>
              </a:graphicData>
            </a:graphic>
          </wp:inline>
        </w:drawing>
      </w:r>
      <w:r w:rsidR="00046415" w:rsidRPr="00046415">
        <w:rPr>
          <w:noProof/>
        </w:rPr>
        <w:drawing>
          <wp:inline distT="0" distB="0" distL="0" distR="0" wp14:anchorId="64A44DFD" wp14:editId="49A211A2">
            <wp:extent cx="5038090" cy="8229600"/>
            <wp:effectExtent l="0" t="0" r="0" b="0"/>
            <wp:docPr id="12642327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38090" cy="8229600"/>
                    </a:xfrm>
                    <a:prstGeom prst="rect">
                      <a:avLst/>
                    </a:prstGeom>
                    <a:noFill/>
                    <a:ln>
                      <a:noFill/>
                    </a:ln>
                  </pic:spPr>
                </pic:pic>
              </a:graphicData>
            </a:graphic>
          </wp:inline>
        </w:drawing>
      </w:r>
    </w:p>
    <w:sectPr w:rsidR="000E5B83" w:rsidRPr="0041475D">
      <w:headerReference w:type="default" r:id="rId30"/>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636810" w14:textId="77777777" w:rsidR="00BC50C5" w:rsidRDefault="00BC50C5">
      <w:pPr>
        <w:spacing w:after="0" w:line="240" w:lineRule="auto"/>
      </w:pPr>
      <w:r>
        <w:separator/>
      </w:r>
    </w:p>
  </w:endnote>
  <w:endnote w:type="continuationSeparator" w:id="0">
    <w:p w14:paraId="6499BD76" w14:textId="77777777" w:rsidR="00BC50C5" w:rsidRDefault="00BC50C5">
      <w:pPr>
        <w:spacing w:after="0" w:line="240" w:lineRule="auto"/>
      </w:pPr>
      <w:r>
        <w:continuationSeparator/>
      </w:r>
    </w:p>
  </w:endnote>
  <w:endnote w:type="continuationNotice" w:id="1">
    <w:p w14:paraId="01A190E8" w14:textId="77777777" w:rsidR="00BC50C5" w:rsidRDefault="00BC50C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altName w:val="Calibri"/>
    <w:panose1 w:val="00000000000000000000"/>
    <w:charset w:val="00"/>
    <w:family w:val="roman"/>
    <w:notTrueType/>
    <w:pitch w:val="default"/>
  </w:font>
  <w:font w:name="MS Mincho">
    <w:altName w:val="ＭＳ 明朝"/>
    <w:panose1 w:val="02020609040205080304"/>
    <w:charset w:val="80"/>
    <w:family w:val="roman"/>
    <w:pitch w:val="fixed"/>
    <w:sig w:usb0="00000001" w:usb1="08070000" w:usb2="00000010" w:usb3="00000000" w:csb0="00020000" w:csb1="00000000"/>
  </w:font>
  <w:font w:name="Aptos Display">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43396727"/>
      <w:docPartObj>
        <w:docPartGallery w:val="Page Numbers (Bottom of Page)"/>
        <w:docPartUnique/>
      </w:docPartObj>
    </w:sdtPr>
    <w:sdtEndPr>
      <w:rPr>
        <w:noProof/>
      </w:rPr>
    </w:sdtEndPr>
    <w:sdtContent>
      <w:p w14:paraId="472C1AB4" w14:textId="1DC37207" w:rsidR="60B02379" w:rsidRDefault="60B02379" w:rsidP="60B02379">
        <w:pPr>
          <w:pStyle w:val="Footer"/>
          <w:jc w:val="center"/>
          <w:rPr>
            <w:color w:val="FF0000"/>
          </w:rPr>
        </w:pPr>
      </w:p>
      <w:p w14:paraId="6A2C5069" w14:textId="484DEBC5" w:rsidR="60B02379" w:rsidRDefault="60B02379" w:rsidP="60B02379">
        <w:pPr>
          <w:pStyle w:val="Footer"/>
          <w:jc w:val="center"/>
          <w:rPr>
            <w:color w:val="FF0000"/>
          </w:rPr>
        </w:pPr>
        <w:r w:rsidRPr="60B02379">
          <w:rPr>
            <w:color w:val="FF0000"/>
          </w:rPr>
          <w:t>DRAFT</w:t>
        </w:r>
      </w:p>
      <w:p w14:paraId="5065AF21" w14:textId="128222D1" w:rsidR="338D3C06" w:rsidRDefault="000F7E18" w:rsidP="60B02379">
        <w:pPr>
          <w:pStyle w:val="Footer"/>
          <w:jc w:val="right"/>
        </w:pPr>
        <w:r>
          <w:fldChar w:fldCharType="begin"/>
        </w:r>
        <w:r>
          <w:instrText xml:space="preserve"> PAGE   \* MERGEFORMAT </w:instrText>
        </w:r>
        <w:r>
          <w:fldChar w:fldCharType="separate"/>
        </w:r>
        <w:r w:rsidRPr="1B3E8A2F">
          <w:rPr>
            <w:rFonts w:ascii="Arial" w:eastAsia="Arial" w:hAnsi="Arial" w:cs="Arial"/>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1DDD26" w14:textId="77777777" w:rsidR="00BC50C5" w:rsidRDefault="00BC50C5">
      <w:pPr>
        <w:spacing w:after="0" w:line="240" w:lineRule="auto"/>
      </w:pPr>
      <w:r>
        <w:separator/>
      </w:r>
    </w:p>
  </w:footnote>
  <w:footnote w:type="continuationSeparator" w:id="0">
    <w:p w14:paraId="1878AB9B" w14:textId="77777777" w:rsidR="00BC50C5" w:rsidRDefault="00BC50C5">
      <w:pPr>
        <w:spacing w:after="0" w:line="240" w:lineRule="auto"/>
      </w:pPr>
      <w:r>
        <w:continuationSeparator/>
      </w:r>
    </w:p>
  </w:footnote>
  <w:footnote w:type="continuationNotice" w:id="1">
    <w:p w14:paraId="322EE0FB" w14:textId="77777777" w:rsidR="00BC50C5" w:rsidRDefault="00BC50C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30AF24" w14:textId="7013A9A3" w:rsidR="006851E3" w:rsidRPr="006851E3" w:rsidRDefault="006851E3" w:rsidP="006851E3">
    <w:pPr>
      <w:pStyle w:val="Header"/>
      <w:jc w:val="center"/>
      <w:rPr>
        <w:color w:val="FF0000"/>
      </w:rPr>
    </w:pPr>
    <w:r w:rsidRPr="006851E3">
      <w:rPr>
        <w:color w:val="FF0000"/>
      </w:rPr>
      <w:t>DRAFT</w:t>
    </w:r>
  </w:p>
  <w:p w14:paraId="5DF19972" w14:textId="740F4F3E" w:rsidR="338D3C06" w:rsidRDefault="338D3C06" w:rsidP="338D3C06">
    <w:pPr>
      <w:pStyle w:val="Header"/>
    </w:pPr>
  </w:p>
</w:hdr>
</file>

<file path=word/intelligence2.xml><?xml version="1.0" encoding="utf-8"?>
<int2:intelligence xmlns:int2="http://schemas.microsoft.com/office/intelligence/2020/intelligence" xmlns:oel="http://schemas.microsoft.com/office/2019/extlst">
  <int2:observations>
    <int2:textHash int2:hashCode="yK9qxtWbCZEGRj" int2:id="BYVjDjMv">
      <int2:state int2:value="Rejected" int2:type="AugLoop_Text_Critique"/>
    </int2:textHash>
    <int2:textHash int2:hashCode="dmIsyJaqmxS0jt" int2:id="DX85abN6">
      <int2:state int2:value="Rejected" int2:type="AugLoop_Text_Critique"/>
    </int2:textHash>
    <int2:textHash int2:hashCode="mp2pug6pU0QNOv" int2:id="ErX3Vlbz">
      <int2:state int2:value="Rejected" int2:type="AugLoop_Text_Critique"/>
    </int2:textHash>
    <int2:textHash int2:hashCode="+OIleauT4F/4G5" int2:id="N80FqStQ">
      <int2:state int2:value="Rejected" int2:type="AugLoop_Text_Critique"/>
    </int2:textHash>
    <int2:textHash int2:hashCode="gXNjWLFkUQOugy" int2:id="YuBifBEK">
      <int2:state int2:value="Rejected" int2:type="AugLoop_Text_Critique"/>
    </int2:textHash>
    <int2:textHash int2:hashCode="rRfvaO/P/2V8Ud" int2:id="hCAaGqfV">
      <int2:state int2:value="Rejected" int2:type="AugLoop_Text_Critique"/>
    </int2:textHash>
    <int2:textHash int2:hashCode="TYnBYSyjgrMJG3" int2:id="w9VGe5Yw">
      <int2:state int2:value="Rejected" int2:type="AugLoop_Text_Critique"/>
    </int2:textHash>
    <int2:bookmark int2:bookmarkName="_Int_RInpY0rd" int2:invalidationBookmarkName="" int2:hashCode="s58AjjGO/Su5iN" int2:id="fdRoMLPm">
      <int2:state int2:value="Rejected" int2:type="AugLoop_Text_Critique"/>
    </int2:bookmark>
    <int2:bookmark int2:bookmarkName="_Int_jkUzWsUe" int2:invalidationBookmarkName="" int2:hashCode="nqXpfS9IHVQnkC" int2:id="pA0cYhBd">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326917"/>
    <w:multiLevelType w:val="multilevel"/>
    <w:tmpl w:val="ED1CF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6673C70"/>
    <w:multiLevelType w:val="hybridMultilevel"/>
    <w:tmpl w:val="FFFFFFFF"/>
    <w:lvl w:ilvl="0" w:tplc="3E7C7A24">
      <w:start w:val="1"/>
      <w:numFmt w:val="bullet"/>
      <w:lvlText w:val=""/>
      <w:lvlJc w:val="left"/>
      <w:pPr>
        <w:ind w:left="720" w:hanging="360"/>
      </w:pPr>
      <w:rPr>
        <w:rFonts w:ascii="Symbol" w:hAnsi="Symbol" w:hint="default"/>
      </w:rPr>
    </w:lvl>
    <w:lvl w:ilvl="1" w:tplc="15CA61AC">
      <w:start w:val="1"/>
      <w:numFmt w:val="bullet"/>
      <w:lvlText w:val="o"/>
      <w:lvlJc w:val="left"/>
      <w:pPr>
        <w:ind w:left="1440" w:hanging="360"/>
      </w:pPr>
      <w:rPr>
        <w:rFonts w:ascii="Courier New" w:hAnsi="Courier New" w:hint="default"/>
      </w:rPr>
    </w:lvl>
    <w:lvl w:ilvl="2" w:tplc="5CB4CDFE">
      <w:start w:val="1"/>
      <w:numFmt w:val="bullet"/>
      <w:lvlText w:val=""/>
      <w:lvlJc w:val="left"/>
      <w:pPr>
        <w:ind w:left="2160" w:hanging="360"/>
      </w:pPr>
      <w:rPr>
        <w:rFonts w:ascii="Wingdings" w:hAnsi="Wingdings" w:hint="default"/>
      </w:rPr>
    </w:lvl>
    <w:lvl w:ilvl="3" w:tplc="0C5092DE">
      <w:start w:val="1"/>
      <w:numFmt w:val="bullet"/>
      <w:lvlText w:val=""/>
      <w:lvlJc w:val="left"/>
      <w:pPr>
        <w:ind w:left="2880" w:hanging="360"/>
      </w:pPr>
      <w:rPr>
        <w:rFonts w:ascii="Symbol" w:hAnsi="Symbol" w:hint="default"/>
      </w:rPr>
    </w:lvl>
    <w:lvl w:ilvl="4" w:tplc="FBDA881A">
      <w:start w:val="1"/>
      <w:numFmt w:val="bullet"/>
      <w:lvlText w:val="o"/>
      <w:lvlJc w:val="left"/>
      <w:pPr>
        <w:ind w:left="3600" w:hanging="360"/>
      </w:pPr>
      <w:rPr>
        <w:rFonts w:ascii="Courier New" w:hAnsi="Courier New" w:hint="default"/>
      </w:rPr>
    </w:lvl>
    <w:lvl w:ilvl="5" w:tplc="F62A4A7E">
      <w:start w:val="1"/>
      <w:numFmt w:val="bullet"/>
      <w:lvlText w:val=""/>
      <w:lvlJc w:val="left"/>
      <w:pPr>
        <w:ind w:left="4320" w:hanging="360"/>
      </w:pPr>
      <w:rPr>
        <w:rFonts w:ascii="Wingdings" w:hAnsi="Wingdings" w:hint="default"/>
      </w:rPr>
    </w:lvl>
    <w:lvl w:ilvl="6" w:tplc="5038E1DA">
      <w:start w:val="1"/>
      <w:numFmt w:val="bullet"/>
      <w:lvlText w:val=""/>
      <w:lvlJc w:val="left"/>
      <w:pPr>
        <w:ind w:left="5040" w:hanging="360"/>
      </w:pPr>
      <w:rPr>
        <w:rFonts w:ascii="Symbol" w:hAnsi="Symbol" w:hint="default"/>
      </w:rPr>
    </w:lvl>
    <w:lvl w:ilvl="7" w:tplc="F7C04DBA">
      <w:start w:val="1"/>
      <w:numFmt w:val="bullet"/>
      <w:lvlText w:val="o"/>
      <w:lvlJc w:val="left"/>
      <w:pPr>
        <w:ind w:left="5760" w:hanging="360"/>
      </w:pPr>
      <w:rPr>
        <w:rFonts w:ascii="Courier New" w:hAnsi="Courier New" w:hint="default"/>
      </w:rPr>
    </w:lvl>
    <w:lvl w:ilvl="8" w:tplc="4DCA9C82">
      <w:start w:val="1"/>
      <w:numFmt w:val="bullet"/>
      <w:lvlText w:val=""/>
      <w:lvlJc w:val="left"/>
      <w:pPr>
        <w:ind w:left="6480" w:hanging="360"/>
      </w:pPr>
      <w:rPr>
        <w:rFonts w:ascii="Wingdings" w:hAnsi="Wingdings" w:hint="default"/>
      </w:rPr>
    </w:lvl>
  </w:abstractNum>
  <w:abstractNum w:abstractNumId="2" w15:restartNumberingAfterBreak="0">
    <w:nsid w:val="247F5118"/>
    <w:multiLevelType w:val="multilevel"/>
    <w:tmpl w:val="984E9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4A904D0"/>
    <w:multiLevelType w:val="hybridMultilevel"/>
    <w:tmpl w:val="A352ED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4DE0F94"/>
    <w:multiLevelType w:val="hybridMultilevel"/>
    <w:tmpl w:val="86000F00"/>
    <w:lvl w:ilvl="0" w:tplc="F91083E4">
      <w:start w:val="1"/>
      <w:numFmt w:val="decimal"/>
      <w:lvlText w:val="%1."/>
      <w:lvlJc w:val="left"/>
      <w:pPr>
        <w:tabs>
          <w:tab w:val="num" w:pos="720"/>
        </w:tabs>
        <w:ind w:left="720" w:hanging="360"/>
      </w:pPr>
    </w:lvl>
    <w:lvl w:ilvl="1" w:tplc="2EBA07AC">
      <w:start w:val="1"/>
      <w:numFmt w:val="decimal"/>
      <w:lvlText w:val="%2."/>
      <w:lvlJc w:val="left"/>
      <w:pPr>
        <w:tabs>
          <w:tab w:val="num" w:pos="1440"/>
        </w:tabs>
        <w:ind w:left="1440" w:hanging="360"/>
      </w:pPr>
    </w:lvl>
    <w:lvl w:ilvl="2" w:tplc="91B4454C">
      <w:numFmt w:val="bullet"/>
      <w:lvlText w:val="•"/>
      <w:lvlJc w:val="left"/>
      <w:pPr>
        <w:tabs>
          <w:tab w:val="num" w:pos="2160"/>
        </w:tabs>
        <w:ind w:left="2160" w:hanging="360"/>
      </w:pPr>
      <w:rPr>
        <w:rFonts w:ascii="Arial" w:hAnsi="Arial" w:hint="default"/>
      </w:rPr>
    </w:lvl>
    <w:lvl w:ilvl="3" w:tplc="EB3E440A">
      <w:start w:val="1"/>
      <w:numFmt w:val="decimal"/>
      <w:lvlText w:val="%4."/>
      <w:lvlJc w:val="left"/>
      <w:pPr>
        <w:tabs>
          <w:tab w:val="num" w:pos="2880"/>
        </w:tabs>
        <w:ind w:left="2880" w:hanging="360"/>
      </w:pPr>
    </w:lvl>
    <w:lvl w:ilvl="4" w:tplc="C09E1BA6">
      <w:numFmt w:val="bullet"/>
      <w:lvlText w:val="•"/>
      <w:lvlJc w:val="left"/>
      <w:pPr>
        <w:tabs>
          <w:tab w:val="num" w:pos="3600"/>
        </w:tabs>
        <w:ind w:left="3600" w:hanging="360"/>
      </w:pPr>
      <w:rPr>
        <w:rFonts w:ascii="Arial" w:hAnsi="Arial" w:hint="default"/>
      </w:rPr>
    </w:lvl>
    <w:lvl w:ilvl="5" w:tplc="EE50F276">
      <w:start w:val="1"/>
      <w:numFmt w:val="decimal"/>
      <w:lvlText w:val="%6."/>
      <w:lvlJc w:val="left"/>
      <w:pPr>
        <w:tabs>
          <w:tab w:val="num" w:pos="4320"/>
        </w:tabs>
        <w:ind w:left="4320" w:hanging="360"/>
      </w:pPr>
    </w:lvl>
    <w:lvl w:ilvl="6" w:tplc="21C4D286">
      <w:start w:val="1"/>
      <w:numFmt w:val="decimal"/>
      <w:lvlText w:val="%7."/>
      <w:lvlJc w:val="left"/>
      <w:pPr>
        <w:tabs>
          <w:tab w:val="num" w:pos="5040"/>
        </w:tabs>
        <w:ind w:left="5040" w:hanging="360"/>
      </w:pPr>
    </w:lvl>
    <w:lvl w:ilvl="7" w:tplc="0D3CFDE6">
      <w:start w:val="1"/>
      <w:numFmt w:val="decimal"/>
      <w:lvlText w:val="%8."/>
      <w:lvlJc w:val="left"/>
      <w:pPr>
        <w:tabs>
          <w:tab w:val="num" w:pos="5760"/>
        </w:tabs>
        <w:ind w:left="5760" w:hanging="360"/>
      </w:pPr>
    </w:lvl>
    <w:lvl w:ilvl="8" w:tplc="06A2B0F0" w:tentative="1">
      <w:start w:val="1"/>
      <w:numFmt w:val="decimal"/>
      <w:lvlText w:val="%9."/>
      <w:lvlJc w:val="left"/>
      <w:pPr>
        <w:tabs>
          <w:tab w:val="num" w:pos="6480"/>
        </w:tabs>
        <w:ind w:left="6480" w:hanging="360"/>
      </w:pPr>
    </w:lvl>
  </w:abstractNum>
  <w:abstractNum w:abstractNumId="5" w15:restartNumberingAfterBreak="0">
    <w:nsid w:val="67266907"/>
    <w:multiLevelType w:val="hybridMultilevel"/>
    <w:tmpl w:val="E6888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E9470D8"/>
    <w:multiLevelType w:val="hybridMultilevel"/>
    <w:tmpl w:val="FFFFFFFF"/>
    <w:lvl w:ilvl="0" w:tplc="B518062E">
      <w:start w:val="1"/>
      <w:numFmt w:val="bullet"/>
      <w:lvlText w:val=""/>
      <w:lvlJc w:val="left"/>
      <w:pPr>
        <w:ind w:left="720" w:hanging="360"/>
      </w:pPr>
      <w:rPr>
        <w:rFonts w:ascii="Symbol" w:hAnsi="Symbol" w:hint="default"/>
      </w:rPr>
    </w:lvl>
    <w:lvl w:ilvl="1" w:tplc="84D2E070">
      <w:start w:val="1"/>
      <w:numFmt w:val="bullet"/>
      <w:lvlText w:val="o"/>
      <w:lvlJc w:val="left"/>
      <w:pPr>
        <w:ind w:left="1440" w:hanging="360"/>
      </w:pPr>
      <w:rPr>
        <w:rFonts w:ascii="Courier New" w:hAnsi="Courier New" w:hint="default"/>
      </w:rPr>
    </w:lvl>
    <w:lvl w:ilvl="2" w:tplc="C61E2176">
      <w:start w:val="1"/>
      <w:numFmt w:val="bullet"/>
      <w:lvlText w:val=""/>
      <w:lvlJc w:val="left"/>
      <w:pPr>
        <w:ind w:left="2160" w:hanging="360"/>
      </w:pPr>
      <w:rPr>
        <w:rFonts w:ascii="Wingdings" w:hAnsi="Wingdings" w:hint="default"/>
      </w:rPr>
    </w:lvl>
    <w:lvl w:ilvl="3" w:tplc="123864FA">
      <w:start w:val="1"/>
      <w:numFmt w:val="bullet"/>
      <w:lvlText w:val=""/>
      <w:lvlJc w:val="left"/>
      <w:pPr>
        <w:ind w:left="2880" w:hanging="360"/>
      </w:pPr>
      <w:rPr>
        <w:rFonts w:ascii="Symbol" w:hAnsi="Symbol" w:hint="default"/>
      </w:rPr>
    </w:lvl>
    <w:lvl w:ilvl="4" w:tplc="50A2CE08">
      <w:start w:val="1"/>
      <w:numFmt w:val="bullet"/>
      <w:lvlText w:val="o"/>
      <w:lvlJc w:val="left"/>
      <w:pPr>
        <w:ind w:left="3600" w:hanging="360"/>
      </w:pPr>
      <w:rPr>
        <w:rFonts w:ascii="Courier New" w:hAnsi="Courier New" w:hint="default"/>
      </w:rPr>
    </w:lvl>
    <w:lvl w:ilvl="5" w:tplc="9A927D22">
      <w:start w:val="1"/>
      <w:numFmt w:val="bullet"/>
      <w:lvlText w:val=""/>
      <w:lvlJc w:val="left"/>
      <w:pPr>
        <w:ind w:left="4320" w:hanging="360"/>
      </w:pPr>
      <w:rPr>
        <w:rFonts w:ascii="Wingdings" w:hAnsi="Wingdings" w:hint="default"/>
      </w:rPr>
    </w:lvl>
    <w:lvl w:ilvl="6" w:tplc="27B81926">
      <w:start w:val="1"/>
      <w:numFmt w:val="bullet"/>
      <w:lvlText w:val=""/>
      <w:lvlJc w:val="left"/>
      <w:pPr>
        <w:ind w:left="5040" w:hanging="360"/>
      </w:pPr>
      <w:rPr>
        <w:rFonts w:ascii="Symbol" w:hAnsi="Symbol" w:hint="default"/>
      </w:rPr>
    </w:lvl>
    <w:lvl w:ilvl="7" w:tplc="0472D2F6">
      <w:start w:val="1"/>
      <w:numFmt w:val="bullet"/>
      <w:lvlText w:val="o"/>
      <w:lvlJc w:val="left"/>
      <w:pPr>
        <w:ind w:left="5760" w:hanging="360"/>
      </w:pPr>
      <w:rPr>
        <w:rFonts w:ascii="Courier New" w:hAnsi="Courier New" w:hint="default"/>
      </w:rPr>
    </w:lvl>
    <w:lvl w:ilvl="8" w:tplc="BAAAA2D2">
      <w:start w:val="1"/>
      <w:numFmt w:val="bullet"/>
      <w:lvlText w:val=""/>
      <w:lvlJc w:val="left"/>
      <w:pPr>
        <w:ind w:left="6480" w:hanging="360"/>
      </w:pPr>
      <w:rPr>
        <w:rFonts w:ascii="Wingdings" w:hAnsi="Wingdings" w:hint="default"/>
      </w:rPr>
    </w:lvl>
  </w:abstractNum>
  <w:abstractNum w:abstractNumId="7" w15:restartNumberingAfterBreak="0">
    <w:nsid w:val="7BE71100"/>
    <w:multiLevelType w:val="hybridMultilevel"/>
    <w:tmpl w:val="FFFFFFFF"/>
    <w:lvl w:ilvl="0" w:tplc="828CA902">
      <w:start w:val="1"/>
      <w:numFmt w:val="bullet"/>
      <w:lvlText w:val=""/>
      <w:lvlJc w:val="left"/>
      <w:pPr>
        <w:ind w:left="720" w:hanging="360"/>
      </w:pPr>
      <w:rPr>
        <w:rFonts w:ascii="Symbol" w:hAnsi="Symbol" w:hint="default"/>
      </w:rPr>
    </w:lvl>
    <w:lvl w:ilvl="1" w:tplc="4EFC7ACC">
      <w:start w:val="1"/>
      <w:numFmt w:val="bullet"/>
      <w:lvlText w:val="o"/>
      <w:lvlJc w:val="left"/>
      <w:pPr>
        <w:ind w:left="1440" w:hanging="360"/>
      </w:pPr>
      <w:rPr>
        <w:rFonts w:ascii="Courier New" w:hAnsi="Courier New" w:hint="default"/>
      </w:rPr>
    </w:lvl>
    <w:lvl w:ilvl="2" w:tplc="5B6A8F16">
      <w:start w:val="1"/>
      <w:numFmt w:val="bullet"/>
      <w:lvlText w:val=""/>
      <w:lvlJc w:val="left"/>
      <w:pPr>
        <w:ind w:left="2160" w:hanging="360"/>
      </w:pPr>
      <w:rPr>
        <w:rFonts w:ascii="Wingdings" w:hAnsi="Wingdings" w:hint="default"/>
      </w:rPr>
    </w:lvl>
    <w:lvl w:ilvl="3" w:tplc="CBA2ADBA">
      <w:start w:val="1"/>
      <w:numFmt w:val="bullet"/>
      <w:lvlText w:val=""/>
      <w:lvlJc w:val="left"/>
      <w:pPr>
        <w:ind w:left="2880" w:hanging="360"/>
      </w:pPr>
      <w:rPr>
        <w:rFonts w:ascii="Symbol" w:hAnsi="Symbol" w:hint="default"/>
      </w:rPr>
    </w:lvl>
    <w:lvl w:ilvl="4" w:tplc="37CE438E">
      <w:start w:val="1"/>
      <w:numFmt w:val="bullet"/>
      <w:lvlText w:val="o"/>
      <w:lvlJc w:val="left"/>
      <w:pPr>
        <w:ind w:left="3600" w:hanging="360"/>
      </w:pPr>
      <w:rPr>
        <w:rFonts w:ascii="Courier New" w:hAnsi="Courier New" w:hint="default"/>
      </w:rPr>
    </w:lvl>
    <w:lvl w:ilvl="5" w:tplc="1A767EA4">
      <w:start w:val="1"/>
      <w:numFmt w:val="bullet"/>
      <w:lvlText w:val=""/>
      <w:lvlJc w:val="left"/>
      <w:pPr>
        <w:ind w:left="4320" w:hanging="360"/>
      </w:pPr>
      <w:rPr>
        <w:rFonts w:ascii="Wingdings" w:hAnsi="Wingdings" w:hint="default"/>
      </w:rPr>
    </w:lvl>
    <w:lvl w:ilvl="6" w:tplc="E48A0302">
      <w:start w:val="1"/>
      <w:numFmt w:val="bullet"/>
      <w:lvlText w:val=""/>
      <w:lvlJc w:val="left"/>
      <w:pPr>
        <w:ind w:left="5040" w:hanging="360"/>
      </w:pPr>
      <w:rPr>
        <w:rFonts w:ascii="Symbol" w:hAnsi="Symbol" w:hint="default"/>
      </w:rPr>
    </w:lvl>
    <w:lvl w:ilvl="7" w:tplc="A6D604AA">
      <w:start w:val="1"/>
      <w:numFmt w:val="bullet"/>
      <w:lvlText w:val="o"/>
      <w:lvlJc w:val="left"/>
      <w:pPr>
        <w:ind w:left="5760" w:hanging="360"/>
      </w:pPr>
      <w:rPr>
        <w:rFonts w:ascii="Courier New" w:hAnsi="Courier New" w:hint="default"/>
      </w:rPr>
    </w:lvl>
    <w:lvl w:ilvl="8" w:tplc="641E5CE4">
      <w:start w:val="1"/>
      <w:numFmt w:val="bullet"/>
      <w:lvlText w:val=""/>
      <w:lvlJc w:val="left"/>
      <w:pPr>
        <w:ind w:left="6480" w:hanging="360"/>
      </w:pPr>
      <w:rPr>
        <w:rFonts w:ascii="Wingdings" w:hAnsi="Wingdings" w:hint="default"/>
      </w:rPr>
    </w:lvl>
  </w:abstractNum>
  <w:num w:numId="1" w16cid:durableId="982124961">
    <w:abstractNumId w:val="7"/>
  </w:num>
  <w:num w:numId="2" w16cid:durableId="1732771928">
    <w:abstractNumId w:val="5"/>
  </w:num>
  <w:num w:numId="3" w16cid:durableId="1729106704">
    <w:abstractNumId w:val="0"/>
  </w:num>
  <w:num w:numId="4" w16cid:durableId="1243757287">
    <w:abstractNumId w:val="2"/>
  </w:num>
  <w:num w:numId="5" w16cid:durableId="1231888077">
    <w:abstractNumId w:val="1"/>
  </w:num>
  <w:num w:numId="6" w16cid:durableId="993681733">
    <w:abstractNumId w:val="4"/>
  </w:num>
  <w:num w:numId="7" w16cid:durableId="1810897121">
    <w:abstractNumId w:val="6"/>
  </w:num>
  <w:num w:numId="8" w16cid:durableId="34074556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1E3C972"/>
    <w:rsid w:val="000012A0"/>
    <w:rsid w:val="00002F6E"/>
    <w:rsid w:val="00003FBD"/>
    <w:rsid w:val="00004D54"/>
    <w:rsid w:val="000069FC"/>
    <w:rsid w:val="00007DF2"/>
    <w:rsid w:val="00007FE1"/>
    <w:rsid w:val="00014D99"/>
    <w:rsid w:val="00016A8E"/>
    <w:rsid w:val="00020272"/>
    <w:rsid w:val="00020344"/>
    <w:rsid w:val="00022E5F"/>
    <w:rsid w:val="00023F8C"/>
    <w:rsid w:val="00027483"/>
    <w:rsid w:val="0003054A"/>
    <w:rsid w:val="0003123D"/>
    <w:rsid w:val="00032410"/>
    <w:rsid w:val="00034D6F"/>
    <w:rsid w:val="00035FFA"/>
    <w:rsid w:val="000374D5"/>
    <w:rsid w:val="00037EAC"/>
    <w:rsid w:val="0004045C"/>
    <w:rsid w:val="00041EF4"/>
    <w:rsid w:val="000426BD"/>
    <w:rsid w:val="0004420F"/>
    <w:rsid w:val="00046415"/>
    <w:rsid w:val="000478E7"/>
    <w:rsid w:val="00050D0E"/>
    <w:rsid w:val="00051D65"/>
    <w:rsid w:val="000568F3"/>
    <w:rsid w:val="000575F0"/>
    <w:rsid w:val="00064EF1"/>
    <w:rsid w:val="000652BD"/>
    <w:rsid w:val="00065D7C"/>
    <w:rsid w:val="00066C29"/>
    <w:rsid w:val="00066C7A"/>
    <w:rsid w:val="000734CD"/>
    <w:rsid w:val="000736E5"/>
    <w:rsid w:val="00076301"/>
    <w:rsid w:val="00077CCA"/>
    <w:rsid w:val="00077EFA"/>
    <w:rsid w:val="00080CFF"/>
    <w:rsid w:val="000826D8"/>
    <w:rsid w:val="0008335B"/>
    <w:rsid w:val="00090366"/>
    <w:rsid w:val="000915AF"/>
    <w:rsid w:val="00092BBB"/>
    <w:rsid w:val="00092E15"/>
    <w:rsid w:val="00094E32"/>
    <w:rsid w:val="0009594F"/>
    <w:rsid w:val="000A22E8"/>
    <w:rsid w:val="000B1643"/>
    <w:rsid w:val="000B5190"/>
    <w:rsid w:val="000B65F6"/>
    <w:rsid w:val="000B6DCD"/>
    <w:rsid w:val="000B76D0"/>
    <w:rsid w:val="000B7E6F"/>
    <w:rsid w:val="000C39AB"/>
    <w:rsid w:val="000C6E53"/>
    <w:rsid w:val="000D18B5"/>
    <w:rsid w:val="000D20CB"/>
    <w:rsid w:val="000D274F"/>
    <w:rsid w:val="000D2DF5"/>
    <w:rsid w:val="000D3A91"/>
    <w:rsid w:val="000D4AAF"/>
    <w:rsid w:val="000D6B36"/>
    <w:rsid w:val="000E1148"/>
    <w:rsid w:val="000E2E72"/>
    <w:rsid w:val="000E302B"/>
    <w:rsid w:val="000E36BE"/>
    <w:rsid w:val="000E4BA2"/>
    <w:rsid w:val="000E5417"/>
    <w:rsid w:val="000E5B1C"/>
    <w:rsid w:val="000E5B83"/>
    <w:rsid w:val="000E5FF1"/>
    <w:rsid w:val="000E7B47"/>
    <w:rsid w:val="000F0BF5"/>
    <w:rsid w:val="000F111C"/>
    <w:rsid w:val="000F2E2B"/>
    <w:rsid w:val="000F5130"/>
    <w:rsid w:val="000F693D"/>
    <w:rsid w:val="000F6B31"/>
    <w:rsid w:val="000F6D50"/>
    <w:rsid w:val="000F7E18"/>
    <w:rsid w:val="00100FB0"/>
    <w:rsid w:val="00101F19"/>
    <w:rsid w:val="00102153"/>
    <w:rsid w:val="00104805"/>
    <w:rsid w:val="00104E60"/>
    <w:rsid w:val="00106880"/>
    <w:rsid w:val="0010795F"/>
    <w:rsid w:val="001118E8"/>
    <w:rsid w:val="0011270C"/>
    <w:rsid w:val="00113479"/>
    <w:rsid w:val="00114F55"/>
    <w:rsid w:val="00115F8C"/>
    <w:rsid w:val="001174ED"/>
    <w:rsid w:val="001203B9"/>
    <w:rsid w:val="00124D17"/>
    <w:rsid w:val="00126818"/>
    <w:rsid w:val="001277B1"/>
    <w:rsid w:val="00135462"/>
    <w:rsid w:val="00136FC2"/>
    <w:rsid w:val="001378DE"/>
    <w:rsid w:val="001401DF"/>
    <w:rsid w:val="00141F90"/>
    <w:rsid w:val="00144F6B"/>
    <w:rsid w:val="001457E3"/>
    <w:rsid w:val="0014638B"/>
    <w:rsid w:val="001475B7"/>
    <w:rsid w:val="001510D8"/>
    <w:rsid w:val="00151823"/>
    <w:rsid w:val="00152E46"/>
    <w:rsid w:val="00152EF5"/>
    <w:rsid w:val="00153BA3"/>
    <w:rsid w:val="001559F7"/>
    <w:rsid w:val="00161CA5"/>
    <w:rsid w:val="001621D4"/>
    <w:rsid w:val="0016452A"/>
    <w:rsid w:val="00165593"/>
    <w:rsid w:val="00165679"/>
    <w:rsid w:val="00173A43"/>
    <w:rsid w:val="00175EAF"/>
    <w:rsid w:val="00180FCC"/>
    <w:rsid w:val="001812E7"/>
    <w:rsid w:val="001852B0"/>
    <w:rsid w:val="00187C44"/>
    <w:rsid w:val="00190810"/>
    <w:rsid w:val="001938B6"/>
    <w:rsid w:val="001947A1"/>
    <w:rsid w:val="00195485"/>
    <w:rsid w:val="00195F75"/>
    <w:rsid w:val="0019683A"/>
    <w:rsid w:val="001A27A2"/>
    <w:rsid w:val="001A2BB2"/>
    <w:rsid w:val="001A4FA5"/>
    <w:rsid w:val="001A5276"/>
    <w:rsid w:val="001A529D"/>
    <w:rsid w:val="001A61FD"/>
    <w:rsid w:val="001A68A9"/>
    <w:rsid w:val="001A6974"/>
    <w:rsid w:val="001A703E"/>
    <w:rsid w:val="001B0965"/>
    <w:rsid w:val="001B18A3"/>
    <w:rsid w:val="001B7E8F"/>
    <w:rsid w:val="001C0C06"/>
    <w:rsid w:val="001C31E0"/>
    <w:rsid w:val="001C59A2"/>
    <w:rsid w:val="001D061A"/>
    <w:rsid w:val="001D3A8C"/>
    <w:rsid w:val="001D4950"/>
    <w:rsid w:val="001D4E91"/>
    <w:rsid w:val="001D5591"/>
    <w:rsid w:val="001D5C80"/>
    <w:rsid w:val="001E1E76"/>
    <w:rsid w:val="001E2416"/>
    <w:rsid w:val="001E326A"/>
    <w:rsid w:val="001E4AB2"/>
    <w:rsid w:val="001E5014"/>
    <w:rsid w:val="001E51AA"/>
    <w:rsid w:val="001E57C4"/>
    <w:rsid w:val="001E6378"/>
    <w:rsid w:val="001E6388"/>
    <w:rsid w:val="001E650B"/>
    <w:rsid w:val="001E69F1"/>
    <w:rsid w:val="001F127C"/>
    <w:rsid w:val="001F13BD"/>
    <w:rsid w:val="001F2635"/>
    <w:rsid w:val="001F3A74"/>
    <w:rsid w:val="001F4DC1"/>
    <w:rsid w:val="001F734F"/>
    <w:rsid w:val="002017C5"/>
    <w:rsid w:val="0020317D"/>
    <w:rsid w:val="0020390D"/>
    <w:rsid w:val="0020594D"/>
    <w:rsid w:val="002064F1"/>
    <w:rsid w:val="00212856"/>
    <w:rsid w:val="0021534B"/>
    <w:rsid w:val="0021713B"/>
    <w:rsid w:val="00217184"/>
    <w:rsid w:val="002177E8"/>
    <w:rsid w:val="00220645"/>
    <w:rsid w:val="00221E35"/>
    <w:rsid w:val="00221F03"/>
    <w:rsid w:val="00223E4A"/>
    <w:rsid w:val="00225827"/>
    <w:rsid w:val="00225861"/>
    <w:rsid w:val="00225E47"/>
    <w:rsid w:val="00226CB6"/>
    <w:rsid w:val="002306D2"/>
    <w:rsid w:val="00232F51"/>
    <w:rsid w:val="00234B72"/>
    <w:rsid w:val="00234CEF"/>
    <w:rsid w:val="00235B9B"/>
    <w:rsid w:val="00235CFB"/>
    <w:rsid w:val="00235DBC"/>
    <w:rsid w:val="002362A5"/>
    <w:rsid w:val="002404D1"/>
    <w:rsid w:val="00240A9A"/>
    <w:rsid w:val="0024288C"/>
    <w:rsid w:val="00243E1A"/>
    <w:rsid w:val="002445F6"/>
    <w:rsid w:val="00247B3E"/>
    <w:rsid w:val="0025337F"/>
    <w:rsid w:val="0025450C"/>
    <w:rsid w:val="002560A2"/>
    <w:rsid w:val="0025746F"/>
    <w:rsid w:val="002640B5"/>
    <w:rsid w:val="00266752"/>
    <w:rsid w:val="00266E7A"/>
    <w:rsid w:val="00267AE1"/>
    <w:rsid w:val="00271A31"/>
    <w:rsid w:val="002772C8"/>
    <w:rsid w:val="00277D0A"/>
    <w:rsid w:val="002832A2"/>
    <w:rsid w:val="002914DF"/>
    <w:rsid w:val="002945F5"/>
    <w:rsid w:val="00295348"/>
    <w:rsid w:val="002978DA"/>
    <w:rsid w:val="002A0039"/>
    <w:rsid w:val="002A1C3D"/>
    <w:rsid w:val="002A1E08"/>
    <w:rsid w:val="002A30D9"/>
    <w:rsid w:val="002A4915"/>
    <w:rsid w:val="002A5C6D"/>
    <w:rsid w:val="002A7BD5"/>
    <w:rsid w:val="002B0955"/>
    <w:rsid w:val="002B0E27"/>
    <w:rsid w:val="002B1D59"/>
    <w:rsid w:val="002B2651"/>
    <w:rsid w:val="002B3E62"/>
    <w:rsid w:val="002B4D90"/>
    <w:rsid w:val="002B4E28"/>
    <w:rsid w:val="002B5739"/>
    <w:rsid w:val="002B6D18"/>
    <w:rsid w:val="002C1426"/>
    <w:rsid w:val="002C2742"/>
    <w:rsid w:val="002C2C18"/>
    <w:rsid w:val="002C34B2"/>
    <w:rsid w:val="002C382B"/>
    <w:rsid w:val="002C4B49"/>
    <w:rsid w:val="002C6850"/>
    <w:rsid w:val="002C79E3"/>
    <w:rsid w:val="002C7BEC"/>
    <w:rsid w:val="002D1A59"/>
    <w:rsid w:val="002D2BBA"/>
    <w:rsid w:val="002D2E77"/>
    <w:rsid w:val="002D47A5"/>
    <w:rsid w:val="002D4FA6"/>
    <w:rsid w:val="002D59D0"/>
    <w:rsid w:val="002E0940"/>
    <w:rsid w:val="002E11ED"/>
    <w:rsid w:val="002E150E"/>
    <w:rsid w:val="002E2C9F"/>
    <w:rsid w:val="002E32EC"/>
    <w:rsid w:val="002E4597"/>
    <w:rsid w:val="002E499F"/>
    <w:rsid w:val="002E5D36"/>
    <w:rsid w:val="002E6E9F"/>
    <w:rsid w:val="002E7453"/>
    <w:rsid w:val="002F39B1"/>
    <w:rsid w:val="002F4DD7"/>
    <w:rsid w:val="002F615C"/>
    <w:rsid w:val="002F74FB"/>
    <w:rsid w:val="0030068A"/>
    <w:rsid w:val="00303ADA"/>
    <w:rsid w:val="00305676"/>
    <w:rsid w:val="00306B84"/>
    <w:rsid w:val="00307A68"/>
    <w:rsid w:val="0031115D"/>
    <w:rsid w:val="003113E0"/>
    <w:rsid w:val="00314A64"/>
    <w:rsid w:val="00315547"/>
    <w:rsid w:val="00317DFC"/>
    <w:rsid w:val="00321180"/>
    <w:rsid w:val="003215FF"/>
    <w:rsid w:val="00322117"/>
    <w:rsid w:val="00323EE0"/>
    <w:rsid w:val="00324662"/>
    <w:rsid w:val="00325BB7"/>
    <w:rsid w:val="00330687"/>
    <w:rsid w:val="00332C72"/>
    <w:rsid w:val="003335F3"/>
    <w:rsid w:val="00333C7A"/>
    <w:rsid w:val="0033471F"/>
    <w:rsid w:val="0033605C"/>
    <w:rsid w:val="0033607C"/>
    <w:rsid w:val="00336A07"/>
    <w:rsid w:val="00340A99"/>
    <w:rsid w:val="00340B06"/>
    <w:rsid w:val="00340CC1"/>
    <w:rsid w:val="003411E4"/>
    <w:rsid w:val="00341AFD"/>
    <w:rsid w:val="003430DD"/>
    <w:rsid w:val="003448B2"/>
    <w:rsid w:val="00347C8D"/>
    <w:rsid w:val="00350B06"/>
    <w:rsid w:val="00350DE2"/>
    <w:rsid w:val="003527F1"/>
    <w:rsid w:val="00353F56"/>
    <w:rsid w:val="0035608D"/>
    <w:rsid w:val="003564CF"/>
    <w:rsid w:val="003568DF"/>
    <w:rsid w:val="00356BDF"/>
    <w:rsid w:val="00357B2D"/>
    <w:rsid w:val="00357D62"/>
    <w:rsid w:val="00363C48"/>
    <w:rsid w:val="00363D54"/>
    <w:rsid w:val="0036478C"/>
    <w:rsid w:val="00365540"/>
    <w:rsid w:val="00365B52"/>
    <w:rsid w:val="0037105D"/>
    <w:rsid w:val="0037420E"/>
    <w:rsid w:val="00374396"/>
    <w:rsid w:val="00374CFE"/>
    <w:rsid w:val="00376AB6"/>
    <w:rsid w:val="00377736"/>
    <w:rsid w:val="00377BA4"/>
    <w:rsid w:val="003836F6"/>
    <w:rsid w:val="00383DAC"/>
    <w:rsid w:val="003847FE"/>
    <w:rsid w:val="00385FC7"/>
    <w:rsid w:val="0038610E"/>
    <w:rsid w:val="00386BBB"/>
    <w:rsid w:val="00387F55"/>
    <w:rsid w:val="00394C2E"/>
    <w:rsid w:val="0039754C"/>
    <w:rsid w:val="003A043D"/>
    <w:rsid w:val="003A0637"/>
    <w:rsid w:val="003A0C6C"/>
    <w:rsid w:val="003A16D7"/>
    <w:rsid w:val="003A3661"/>
    <w:rsid w:val="003A4841"/>
    <w:rsid w:val="003A4EB8"/>
    <w:rsid w:val="003A7D62"/>
    <w:rsid w:val="003B0A49"/>
    <w:rsid w:val="003B20F0"/>
    <w:rsid w:val="003B2937"/>
    <w:rsid w:val="003B3AFB"/>
    <w:rsid w:val="003B44B8"/>
    <w:rsid w:val="003B503C"/>
    <w:rsid w:val="003B6C11"/>
    <w:rsid w:val="003C12CE"/>
    <w:rsid w:val="003C22C7"/>
    <w:rsid w:val="003C380D"/>
    <w:rsid w:val="003C3DF5"/>
    <w:rsid w:val="003C4AF0"/>
    <w:rsid w:val="003C5337"/>
    <w:rsid w:val="003C734F"/>
    <w:rsid w:val="003C784E"/>
    <w:rsid w:val="003D01F9"/>
    <w:rsid w:val="003D2B24"/>
    <w:rsid w:val="003D35C4"/>
    <w:rsid w:val="003D40E7"/>
    <w:rsid w:val="003D439D"/>
    <w:rsid w:val="003D60A0"/>
    <w:rsid w:val="003D6ABF"/>
    <w:rsid w:val="003D723C"/>
    <w:rsid w:val="003D7AA3"/>
    <w:rsid w:val="003E09A0"/>
    <w:rsid w:val="003E1989"/>
    <w:rsid w:val="003E1DEB"/>
    <w:rsid w:val="003E458E"/>
    <w:rsid w:val="003F4BEB"/>
    <w:rsid w:val="003F501D"/>
    <w:rsid w:val="003F5750"/>
    <w:rsid w:val="003F77C2"/>
    <w:rsid w:val="004004FE"/>
    <w:rsid w:val="00402CC9"/>
    <w:rsid w:val="0040503E"/>
    <w:rsid w:val="00406D49"/>
    <w:rsid w:val="00410DEA"/>
    <w:rsid w:val="00410F51"/>
    <w:rsid w:val="00411B06"/>
    <w:rsid w:val="00411CAF"/>
    <w:rsid w:val="00412B14"/>
    <w:rsid w:val="00413771"/>
    <w:rsid w:val="0041475D"/>
    <w:rsid w:val="00415E21"/>
    <w:rsid w:val="0042037E"/>
    <w:rsid w:val="00421830"/>
    <w:rsid w:val="00427C8D"/>
    <w:rsid w:val="0043049F"/>
    <w:rsid w:val="0043637A"/>
    <w:rsid w:val="00436BD6"/>
    <w:rsid w:val="00441006"/>
    <w:rsid w:val="004410DD"/>
    <w:rsid w:val="00441AAE"/>
    <w:rsid w:val="00442DF7"/>
    <w:rsid w:val="0044377D"/>
    <w:rsid w:val="004500AC"/>
    <w:rsid w:val="00453154"/>
    <w:rsid w:val="0045538E"/>
    <w:rsid w:val="00456EAA"/>
    <w:rsid w:val="00457821"/>
    <w:rsid w:val="00457B44"/>
    <w:rsid w:val="00460E8A"/>
    <w:rsid w:val="00462741"/>
    <w:rsid w:val="00463BF9"/>
    <w:rsid w:val="0046603D"/>
    <w:rsid w:val="00466984"/>
    <w:rsid w:val="00467060"/>
    <w:rsid w:val="004675BE"/>
    <w:rsid w:val="00467D5C"/>
    <w:rsid w:val="00471F29"/>
    <w:rsid w:val="00474537"/>
    <w:rsid w:val="0047465D"/>
    <w:rsid w:val="00475DC5"/>
    <w:rsid w:val="00477115"/>
    <w:rsid w:val="00477725"/>
    <w:rsid w:val="00477D58"/>
    <w:rsid w:val="00481377"/>
    <w:rsid w:val="004818C9"/>
    <w:rsid w:val="00486974"/>
    <w:rsid w:val="00486E31"/>
    <w:rsid w:val="00490861"/>
    <w:rsid w:val="00494D39"/>
    <w:rsid w:val="00497E98"/>
    <w:rsid w:val="004A0030"/>
    <w:rsid w:val="004A10E6"/>
    <w:rsid w:val="004A1F56"/>
    <w:rsid w:val="004A5E47"/>
    <w:rsid w:val="004A6ED1"/>
    <w:rsid w:val="004A7000"/>
    <w:rsid w:val="004B2A7F"/>
    <w:rsid w:val="004B2FCF"/>
    <w:rsid w:val="004B380C"/>
    <w:rsid w:val="004B3A35"/>
    <w:rsid w:val="004B4D85"/>
    <w:rsid w:val="004B5CD7"/>
    <w:rsid w:val="004B7F77"/>
    <w:rsid w:val="004C00F9"/>
    <w:rsid w:val="004C072C"/>
    <w:rsid w:val="004C0BF5"/>
    <w:rsid w:val="004C13D7"/>
    <w:rsid w:val="004C1C9E"/>
    <w:rsid w:val="004C1FEE"/>
    <w:rsid w:val="004C2E47"/>
    <w:rsid w:val="004C42E2"/>
    <w:rsid w:val="004C4CF0"/>
    <w:rsid w:val="004C5451"/>
    <w:rsid w:val="004C6380"/>
    <w:rsid w:val="004C7F77"/>
    <w:rsid w:val="004D379A"/>
    <w:rsid w:val="004D4B1E"/>
    <w:rsid w:val="004D5C9C"/>
    <w:rsid w:val="004D6372"/>
    <w:rsid w:val="004E1291"/>
    <w:rsid w:val="004E31A1"/>
    <w:rsid w:val="004E46A4"/>
    <w:rsid w:val="004E508F"/>
    <w:rsid w:val="004E6E88"/>
    <w:rsid w:val="004F0478"/>
    <w:rsid w:val="004F2F77"/>
    <w:rsid w:val="004F41D1"/>
    <w:rsid w:val="004F600D"/>
    <w:rsid w:val="004F6432"/>
    <w:rsid w:val="004F7919"/>
    <w:rsid w:val="00507A7A"/>
    <w:rsid w:val="00511E0D"/>
    <w:rsid w:val="00516C5B"/>
    <w:rsid w:val="0052018F"/>
    <w:rsid w:val="00522FBE"/>
    <w:rsid w:val="00523557"/>
    <w:rsid w:val="005238FC"/>
    <w:rsid w:val="00524C70"/>
    <w:rsid w:val="0052761E"/>
    <w:rsid w:val="00530D89"/>
    <w:rsid w:val="0053151E"/>
    <w:rsid w:val="00531871"/>
    <w:rsid w:val="00531A1C"/>
    <w:rsid w:val="00531E93"/>
    <w:rsid w:val="00533824"/>
    <w:rsid w:val="0053428A"/>
    <w:rsid w:val="00534F83"/>
    <w:rsid w:val="00535961"/>
    <w:rsid w:val="0053634C"/>
    <w:rsid w:val="00536783"/>
    <w:rsid w:val="005418D1"/>
    <w:rsid w:val="0054542E"/>
    <w:rsid w:val="00546031"/>
    <w:rsid w:val="005463A2"/>
    <w:rsid w:val="00546FED"/>
    <w:rsid w:val="00550D59"/>
    <w:rsid w:val="00550F3D"/>
    <w:rsid w:val="00551561"/>
    <w:rsid w:val="005515DE"/>
    <w:rsid w:val="00551712"/>
    <w:rsid w:val="00560289"/>
    <w:rsid w:val="005630CD"/>
    <w:rsid w:val="00564962"/>
    <w:rsid w:val="00564BC5"/>
    <w:rsid w:val="00564EDB"/>
    <w:rsid w:val="00565515"/>
    <w:rsid w:val="00566627"/>
    <w:rsid w:val="00567DDB"/>
    <w:rsid w:val="00570CBF"/>
    <w:rsid w:val="00570E8A"/>
    <w:rsid w:val="00571E1B"/>
    <w:rsid w:val="00571E81"/>
    <w:rsid w:val="0057403D"/>
    <w:rsid w:val="0057514A"/>
    <w:rsid w:val="00575C12"/>
    <w:rsid w:val="00577DC1"/>
    <w:rsid w:val="00580115"/>
    <w:rsid w:val="00580B05"/>
    <w:rsid w:val="0058318B"/>
    <w:rsid w:val="0058483D"/>
    <w:rsid w:val="00584D25"/>
    <w:rsid w:val="00585982"/>
    <w:rsid w:val="00586A26"/>
    <w:rsid w:val="00587742"/>
    <w:rsid w:val="005923E4"/>
    <w:rsid w:val="005941EC"/>
    <w:rsid w:val="00596AA9"/>
    <w:rsid w:val="00596D23"/>
    <w:rsid w:val="00597392"/>
    <w:rsid w:val="005A11D8"/>
    <w:rsid w:val="005A38EA"/>
    <w:rsid w:val="005C1722"/>
    <w:rsid w:val="005C1E7F"/>
    <w:rsid w:val="005C30D6"/>
    <w:rsid w:val="005C4637"/>
    <w:rsid w:val="005C5216"/>
    <w:rsid w:val="005C6FC2"/>
    <w:rsid w:val="005D07F4"/>
    <w:rsid w:val="005D1CB6"/>
    <w:rsid w:val="005D5E96"/>
    <w:rsid w:val="005D6228"/>
    <w:rsid w:val="005D7C02"/>
    <w:rsid w:val="005D7D6E"/>
    <w:rsid w:val="005E1F2C"/>
    <w:rsid w:val="005E314D"/>
    <w:rsid w:val="005E537D"/>
    <w:rsid w:val="005E57FD"/>
    <w:rsid w:val="005E63A3"/>
    <w:rsid w:val="005E6DE9"/>
    <w:rsid w:val="005F131A"/>
    <w:rsid w:val="005F2E17"/>
    <w:rsid w:val="005F3CF9"/>
    <w:rsid w:val="005F6AA3"/>
    <w:rsid w:val="005F6E67"/>
    <w:rsid w:val="005F70EF"/>
    <w:rsid w:val="005F7C5F"/>
    <w:rsid w:val="00600346"/>
    <w:rsid w:val="00600B91"/>
    <w:rsid w:val="006034A8"/>
    <w:rsid w:val="006038FC"/>
    <w:rsid w:val="00604041"/>
    <w:rsid w:val="00604454"/>
    <w:rsid w:val="00607658"/>
    <w:rsid w:val="0061253C"/>
    <w:rsid w:val="00612B50"/>
    <w:rsid w:val="00613C21"/>
    <w:rsid w:val="00616995"/>
    <w:rsid w:val="00617A58"/>
    <w:rsid w:val="00620194"/>
    <w:rsid w:val="00620670"/>
    <w:rsid w:val="00622053"/>
    <w:rsid w:val="00622986"/>
    <w:rsid w:val="00624B59"/>
    <w:rsid w:val="00626F77"/>
    <w:rsid w:val="006274D3"/>
    <w:rsid w:val="00627796"/>
    <w:rsid w:val="00627B64"/>
    <w:rsid w:val="00630D50"/>
    <w:rsid w:val="006344AB"/>
    <w:rsid w:val="00635353"/>
    <w:rsid w:val="00643B5B"/>
    <w:rsid w:val="00643F83"/>
    <w:rsid w:val="006471E9"/>
    <w:rsid w:val="00650CF1"/>
    <w:rsid w:val="0065149A"/>
    <w:rsid w:val="00653701"/>
    <w:rsid w:val="00653A4F"/>
    <w:rsid w:val="00655A4E"/>
    <w:rsid w:val="00656E10"/>
    <w:rsid w:val="0066109F"/>
    <w:rsid w:val="006651D5"/>
    <w:rsid w:val="00665C82"/>
    <w:rsid w:val="0067025E"/>
    <w:rsid w:val="00671185"/>
    <w:rsid w:val="0067256B"/>
    <w:rsid w:val="00673855"/>
    <w:rsid w:val="0067679E"/>
    <w:rsid w:val="00677DD2"/>
    <w:rsid w:val="006802F7"/>
    <w:rsid w:val="0068099E"/>
    <w:rsid w:val="006809D7"/>
    <w:rsid w:val="0068295E"/>
    <w:rsid w:val="0068322C"/>
    <w:rsid w:val="0068364C"/>
    <w:rsid w:val="00684125"/>
    <w:rsid w:val="006851E3"/>
    <w:rsid w:val="00685640"/>
    <w:rsid w:val="0068586B"/>
    <w:rsid w:val="0068610D"/>
    <w:rsid w:val="0068628C"/>
    <w:rsid w:val="00693698"/>
    <w:rsid w:val="006945E3"/>
    <w:rsid w:val="006956D7"/>
    <w:rsid w:val="006A0715"/>
    <w:rsid w:val="006A0F42"/>
    <w:rsid w:val="006A10DE"/>
    <w:rsid w:val="006A1FDA"/>
    <w:rsid w:val="006A2BBF"/>
    <w:rsid w:val="006A3F4C"/>
    <w:rsid w:val="006A4355"/>
    <w:rsid w:val="006A5277"/>
    <w:rsid w:val="006A5315"/>
    <w:rsid w:val="006A61D6"/>
    <w:rsid w:val="006B31F8"/>
    <w:rsid w:val="006B59BF"/>
    <w:rsid w:val="006B5AA4"/>
    <w:rsid w:val="006C2732"/>
    <w:rsid w:val="006C2B48"/>
    <w:rsid w:val="006C34C5"/>
    <w:rsid w:val="006C391D"/>
    <w:rsid w:val="006C3E76"/>
    <w:rsid w:val="006C6F46"/>
    <w:rsid w:val="006D5005"/>
    <w:rsid w:val="006D504C"/>
    <w:rsid w:val="006E0A63"/>
    <w:rsid w:val="006E0F58"/>
    <w:rsid w:val="006E1131"/>
    <w:rsid w:val="006E2961"/>
    <w:rsid w:val="006E3620"/>
    <w:rsid w:val="006E3740"/>
    <w:rsid w:val="006E5D8C"/>
    <w:rsid w:val="006E79C7"/>
    <w:rsid w:val="006E7E00"/>
    <w:rsid w:val="006F2575"/>
    <w:rsid w:val="006F2656"/>
    <w:rsid w:val="006F2678"/>
    <w:rsid w:val="006F4D14"/>
    <w:rsid w:val="00700A57"/>
    <w:rsid w:val="0070178D"/>
    <w:rsid w:val="00701BB8"/>
    <w:rsid w:val="00701CFF"/>
    <w:rsid w:val="00703439"/>
    <w:rsid w:val="007041BC"/>
    <w:rsid w:val="00704B47"/>
    <w:rsid w:val="00704DBB"/>
    <w:rsid w:val="00705EB6"/>
    <w:rsid w:val="00713BA6"/>
    <w:rsid w:val="00714DB5"/>
    <w:rsid w:val="00714E55"/>
    <w:rsid w:val="00716568"/>
    <w:rsid w:val="00716EAF"/>
    <w:rsid w:val="007203C7"/>
    <w:rsid w:val="00721A18"/>
    <w:rsid w:val="00725444"/>
    <w:rsid w:val="007315AD"/>
    <w:rsid w:val="0073287C"/>
    <w:rsid w:val="00732DBD"/>
    <w:rsid w:val="007349C2"/>
    <w:rsid w:val="00735A74"/>
    <w:rsid w:val="00736A59"/>
    <w:rsid w:val="0073708D"/>
    <w:rsid w:val="007374AB"/>
    <w:rsid w:val="007407D4"/>
    <w:rsid w:val="00742590"/>
    <w:rsid w:val="00744876"/>
    <w:rsid w:val="00744D96"/>
    <w:rsid w:val="0075083C"/>
    <w:rsid w:val="00750F69"/>
    <w:rsid w:val="0075171C"/>
    <w:rsid w:val="00751A82"/>
    <w:rsid w:val="00751DDB"/>
    <w:rsid w:val="007533AB"/>
    <w:rsid w:val="00753416"/>
    <w:rsid w:val="00755615"/>
    <w:rsid w:val="0075642F"/>
    <w:rsid w:val="00756A54"/>
    <w:rsid w:val="00760D0A"/>
    <w:rsid w:val="00762F29"/>
    <w:rsid w:val="00763401"/>
    <w:rsid w:val="00764BD9"/>
    <w:rsid w:val="00764CB3"/>
    <w:rsid w:val="00765234"/>
    <w:rsid w:val="007671A8"/>
    <w:rsid w:val="00767C5C"/>
    <w:rsid w:val="00770611"/>
    <w:rsid w:val="007716EF"/>
    <w:rsid w:val="007743E8"/>
    <w:rsid w:val="00775B9D"/>
    <w:rsid w:val="0077647A"/>
    <w:rsid w:val="00776CD2"/>
    <w:rsid w:val="00777767"/>
    <w:rsid w:val="0078217F"/>
    <w:rsid w:val="0078229A"/>
    <w:rsid w:val="007822FE"/>
    <w:rsid w:val="00782581"/>
    <w:rsid w:val="007852CC"/>
    <w:rsid w:val="00787BA0"/>
    <w:rsid w:val="0079102C"/>
    <w:rsid w:val="0079130C"/>
    <w:rsid w:val="00791369"/>
    <w:rsid w:val="00791693"/>
    <w:rsid w:val="00791CB9"/>
    <w:rsid w:val="007926F4"/>
    <w:rsid w:val="00794ABF"/>
    <w:rsid w:val="007979B8"/>
    <w:rsid w:val="007A0655"/>
    <w:rsid w:val="007A06C7"/>
    <w:rsid w:val="007A534C"/>
    <w:rsid w:val="007A5AE6"/>
    <w:rsid w:val="007B0D6A"/>
    <w:rsid w:val="007B17ED"/>
    <w:rsid w:val="007B198A"/>
    <w:rsid w:val="007C08C9"/>
    <w:rsid w:val="007C1B84"/>
    <w:rsid w:val="007C21A4"/>
    <w:rsid w:val="007C3283"/>
    <w:rsid w:val="007C4CB2"/>
    <w:rsid w:val="007D0139"/>
    <w:rsid w:val="007D20A8"/>
    <w:rsid w:val="007D235F"/>
    <w:rsid w:val="007D52AA"/>
    <w:rsid w:val="007D5CF3"/>
    <w:rsid w:val="007D6D47"/>
    <w:rsid w:val="007D79DF"/>
    <w:rsid w:val="007D7FAB"/>
    <w:rsid w:val="007E0B44"/>
    <w:rsid w:val="007E11C9"/>
    <w:rsid w:val="007E2239"/>
    <w:rsid w:val="007E27B0"/>
    <w:rsid w:val="007E3C88"/>
    <w:rsid w:val="007E54F5"/>
    <w:rsid w:val="007E5520"/>
    <w:rsid w:val="007F0F3B"/>
    <w:rsid w:val="007F3911"/>
    <w:rsid w:val="007F3987"/>
    <w:rsid w:val="007F565F"/>
    <w:rsid w:val="007F7838"/>
    <w:rsid w:val="007F785D"/>
    <w:rsid w:val="0080079C"/>
    <w:rsid w:val="0080101A"/>
    <w:rsid w:val="008026E4"/>
    <w:rsid w:val="00804D4A"/>
    <w:rsid w:val="008053DC"/>
    <w:rsid w:val="00805DFD"/>
    <w:rsid w:val="00806381"/>
    <w:rsid w:val="00807C17"/>
    <w:rsid w:val="0081127D"/>
    <w:rsid w:val="00812367"/>
    <w:rsid w:val="00813053"/>
    <w:rsid w:val="00813134"/>
    <w:rsid w:val="0081459A"/>
    <w:rsid w:val="00815A89"/>
    <w:rsid w:val="00815E78"/>
    <w:rsid w:val="00817554"/>
    <w:rsid w:val="00824479"/>
    <w:rsid w:val="00830955"/>
    <w:rsid w:val="00830964"/>
    <w:rsid w:val="00832EF8"/>
    <w:rsid w:val="008341A5"/>
    <w:rsid w:val="00834A1A"/>
    <w:rsid w:val="00835FB2"/>
    <w:rsid w:val="0084092F"/>
    <w:rsid w:val="0084231A"/>
    <w:rsid w:val="00844582"/>
    <w:rsid w:val="008448BB"/>
    <w:rsid w:val="00845E9E"/>
    <w:rsid w:val="00846245"/>
    <w:rsid w:val="00847B2D"/>
    <w:rsid w:val="00850C7B"/>
    <w:rsid w:val="00856102"/>
    <w:rsid w:val="008578C3"/>
    <w:rsid w:val="00860A2C"/>
    <w:rsid w:val="008662D1"/>
    <w:rsid w:val="00866A62"/>
    <w:rsid w:val="00867CF1"/>
    <w:rsid w:val="00870089"/>
    <w:rsid w:val="008704C8"/>
    <w:rsid w:val="00870724"/>
    <w:rsid w:val="00870B8B"/>
    <w:rsid w:val="00870D99"/>
    <w:rsid w:val="0087475E"/>
    <w:rsid w:val="0087479E"/>
    <w:rsid w:val="00874A4A"/>
    <w:rsid w:val="00875399"/>
    <w:rsid w:val="00876EA4"/>
    <w:rsid w:val="0088041D"/>
    <w:rsid w:val="00880CE4"/>
    <w:rsid w:val="00881DB3"/>
    <w:rsid w:val="00882234"/>
    <w:rsid w:val="008870F2"/>
    <w:rsid w:val="00887CB6"/>
    <w:rsid w:val="00891CEA"/>
    <w:rsid w:val="008926DB"/>
    <w:rsid w:val="00893777"/>
    <w:rsid w:val="0089563E"/>
    <w:rsid w:val="00897256"/>
    <w:rsid w:val="008A01F4"/>
    <w:rsid w:val="008A02D2"/>
    <w:rsid w:val="008A054A"/>
    <w:rsid w:val="008A1465"/>
    <w:rsid w:val="008A1B6A"/>
    <w:rsid w:val="008A1D7F"/>
    <w:rsid w:val="008A4249"/>
    <w:rsid w:val="008A43CC"/>
    <w:rsid w:val="008A677A"/>
    <w:rsid w:val="008A73CA"/>
    <w:rsid w:val="008B250F"/>
    <w:rsid w:val="008B3891"/>
    <w:rsid w:val="008B4E2C"/>
    <w:rsid w:val="008B5D13"/>
    <w:rsid w:val="008C5C14"/>
    <w:rsid w:val="008C600E"/>
    <w:rsid w:val="008C616C"/>
    <w:rsid w:val="008C6708"/>
    <w:rsid w:val="008C75A7"/>
    <w:rsid w:val="008C7C83"/>
    <w:rsid w:val="008D0E82"/>
    <w:rsid w:val="008D15B1"/>
    <w:rsid w:val="008D27F2"/>
    <w:rsid w:val="008D295E"/>
    <w:rsid w:val="008D3257"/>
    <w:rsid w:val="008D41A5"/>
    <w:rsid w:val="008D46D0"/>
    <w:rsid w:val="008E0C94"/>
    <w:rsid w:val="008E101F"/>
    <w:rsid w:val="008E14C5"/>
    <w:rsid w:val="008E3AC2"/>
    <w:rsid w:val="008E62ED"/>
    <w:rsid w:val="008E6F3C"/>
    <w:rsid w:val="008F00F3"/>
    <w:rsid w:val="008F0728"/>
    <w:rsid w:val="008F1984"/>
    <w:rsid w:val="008F2C52"/>
    <w:rsid w:val="008F3D9A"/>
    <w:rsid w:val="008F5E95"/>
    <w:rsid w:val="008F6721"/>
    <w:rsid w:val="009011D4"/>
    <w:rsid w:val="009027F1"/>
    <w:rsid w:val="009036DC"/>
    <w:rsid w:val="00903BAD"/>
    <w:rsid w:val="009067F9"/>
    <w:rsid w:val="009107EA"/>
    <w:rsid w:val="0091135B"/>
    <w:rsid w:val="00911415"/>
    <w:rsid w:val="00911769"/>
    <w:rsid w:val="009117CD"/>
    <w:rsid w:val="009118C9"/>
    <w:rsid w:val="0091206C"/>
    <w:rsid w:val="0091343B"/>
    <w:rsid w:val="009141E2"/>
    <w:rsid w:val="0091448A"/>
    <w:rsid w:val="009146BB"/>
    <w:rsid w:val="00914FE3"/>
    <w:rsid w:val="00915A12"/>
    <w:rsid w:val="009179E5"/>
    <w:rsid w:val="00920191"/>
    <w:rsid w:val="009214D5"/>
    <w:rsid w:val="00922D56"/>
    <w:rsid w:val="00922DA8"/>
    <w:rsid w:val="00924248"/>
    <w:rsid w:val="00924DC2"/>
    <w:rsid w:val="009305BA"/>
    <w:rsid w:val="009342A8"/>
    <w:rsid w:val="0093586E"/>
    <w:rsid w:val="00936BB0"/>
    <w:rsid w:val="00937FD9"/>
    <w:rsid w:val="0094101D"/>
    <w:rsid w:val="00942082"/>
    <w:rsid w:val="00943DEA"/>
    <w:rsid w:val="00944C03"/>
    <w:rsid w:val="00947BB8"/>
    <w:rsid w:val="0095181F"/>
    <w:rsid w:val="00952569"/>
    <w:rsid w:val="00952FBD"/>
    <w:rsid w:val="00953B25"/>
    <w:rsid w:val="0096155B"/>
    <w:rsid w:val="00961B33"/>
    <w:rsid w:val="009633DA"/>
    <w:rsid w:val="009640DE"/>
    <w:rsid w:val="00965450"/>
    <w:rsid w:val="0096615B"/>
    <w:rsid w:val="00966AF2"/>
    <w:rsid w:val="00966AFD"/>
    <w:rsid w:val="00966E31"/>
    <w:rsid w:val="00971008"/>
    <w:rsid w:val="00971044"/>
    <w:rsid w:val="00973BC6"/>
    <w:rsid w:val="00976283"/>
    <w:rsid w:val="00977B44"/>
    <w:rsid w:val="00980CB1"/>
    <w:rsid w:val="00980CD8"/>
    <w:rsid w:val="00981538"/>
    <w:rsid w:val="00984DA5"/>
    <w:rsid w:val="00985D33"/>
    <w:rsid w:val="00985D36"/>
    <w:rsid w:val="00986F89"/>
    <w:rsid w:val="00987542"/>
    <w:rsid w:val="00991368"/>
    <w:rsid w:val="00991A0A"/>
    <w:rsid w:val="00992EDA"/>
    <w:rsid w:val="00992FA7"/>
    <w:rsid w:val="0099577B"/>
    <w:rsid w:val="00996C0E"/>
    <w:rsid w:val="009973BB"/>
    <w:rsid w:val="009A02C5"/>
    <w:rsid w:val="009A0749"/>
    <w:rsid w:val="009A196A"/>
    <w:rsid w:val="009A3B1E"/>
    <w:rsid w:val="009A40D9"/>
    <w:rsid w:val="009A5989"/>
    <w:rsid w:val="009A6AFD"/>
    <w:rsid w:val="009A6DB0"/>
    <w:rsid w:val="009B3877"/>
    <w:rsid w:val="009B4483"/>
    <w:rsid w:val="009B7C55"/>
    <w:rsid w:val="009C1379"/>
    <w:rsid w:val="009C1FB2"/>
    <w:rsid w:val="009C3046"/>
    <w:rsid w:val="009C3E59"/>
    <w:rsid w:val="009C41CD"/>
    <w:rsid w:val="009C5949"/>
    <w:rsid w:val="009C606B"/>
    <w:rsid w:val="009D58F7"/>
    <w:rsid w:val="009D6CEB"/>
    <w:rsid w:val="009E1040"/>
    <w:rsid w:val="009E2930"/>
    <w:rsid w:val="009E352E"/>
    <w:rsid w:val="009E51C9"/>
    <w:rsid w:val="009E593A"/>
    <w:rsid w:val="009E64BF"/>
    <w:rsid w:val="009E7018"/>
    <w:rsid w:val="009F01DA"/>
    <w:rsid w:val="009F1454"/>
    <w:rsid w:val="009F37A7"/>
    <w:rsid w:val="009F52AF"/>
    <w:rsid w:val="009F6FDA"/>
    <w:rsid w:val="00A05D89"/>
    <w:rsid w:val="00A067B6"/>
    <w:rsid w:val="00A06F47"/>
    <w:rsid w:val="00A11BD2"/>
    <w:rsid w:val="00A11E15"/>
    <w:rsid w:val="00A139AF"/>
    <w:rsid w:val="00A16CE3"/>
    <w:rsid w:val="00A20806"/>
    <w:rsid w:val="00A23936"/>
    <w:rsid w:val="00A25D3A"/>
    <w:rsid w:val="00A26EA4"/>
    <w:rsid w:val="00A2774C"/>
    <w:rsid w:val="00A3218A"/>
    <w:rsid w:val="00A33158"/>
    <w:rsid w:val="00A33293"/>
    <w:rsid w:val="00A34E92"/>
    <w:rsid w:val="00A41C5C"/>
    <w:rsid w:val="00A41D0D"/>
    <w:rsid w:val="00A41DEE"/>
    <w:rsid w:val="00A4334D"/>
    <w:rsid w:val="00A45F44"/>
    <w:rsid w:val="00A5024E"/>
    <w:rsid w:val="00A50CF4"/>
    <w:rsid w:val="00A5466E"/>
    <w:rsid w:val="00A57D6C"/>
    <w:rsid w:val="00A609AD"/>
    <w:rsid w:val="00A620C5"/>
    <w:rsid w:val="00A65B70"/>
    <w:rsid w:val="00A65C84"/>
    <w:rsid w:val="00A666C3"/>
    <w:rsid w:val="00A722D4"/>
    <w:rsid w:val="00A7361B"/>
    <w:rsid w:val="00A76531"/>
    <w:rsid w:val="00A7777B"/>
    <w:rsid w:val="00A77CD8"/>
    <w:rsid w:val="00A805CB"/>
    <w:rsid w:val="00A82861"/>
    <w:rsid w:val="00A86BC2"/>
    <w:rsid w:val="00A921C7"/>
    <w:rsid w:val="00A92355"/>
    <w:rsid w:val="00A924AE"/>
    <w:rsid w:val="00A92500"/>
    <w:rsid w:val="00A92D2E"/>
    <w:rsid w:val="00A9431A"/>
    <w:rsid w:val="00AA0C9D"/>
    <w:rsid w:val="00AA1568"/>
    <w:rsid w:val="00AA51ED"/>
    <w:rsid w:val="00AA5754"/>
    <w:rsid w:val="00AA62A4"/>
    <w:rsid w:val="00AB09F0"/>
    <w:rsid w:val="00AB0F5D"/>
    <w:rsid w:val="00AB2494"/>
    <w:rsid w:val="00AB34B5"/>
    <w:rsid w:val="00AB4655"/>
    <w:rsid w:val="00AB52AE"/>
    <w:rsid w:val="00AC02D1"/>
    <w:rsid w:val="00AC286E"/>
    <w:rsid w:val="00AC2AA2"/>
    <w:rsid w:val="00AC3241"/>
    <w:rsid w:val="00AC57D0"/>
    <w:rsid w:val="00AC7048"/>
    <w:rsid w:val="00AC7295"/>
    <w:rsid w:val="00AD20EC"/>
    <w:rsid w:val="00AD4AB8"/>
    <w:rsid w:val="00AD5344"/>
    <w:rsid w:val="00AD64D1"/>
    <w:rsid w:val="00AD6575"/>
    <w:rsid w:val="00AD6B3F"/>
    <w:rsid w:val="00AE2E3D"/>
    <w:rsid w:val="00AF0D74"/>
    <w:rsid w:val="00AF10AA"/>
    <w:rsid w:val="00AF16AE"/>
    <w:rsid w:val="00AF3E28"/>
    <w:rsid w:val="00AF4A09"/>
    <w:rsid w:val="00AF5E93"/>
    <w:rsid w:val="00AF5F0E"/>
    <w:rsid w:val="00B01062"/>
    <w:rsid w:val="00B02BF7"/>
    <w:rsid w:val="00B037EC"/>
    <w:rsid w:val="00B044B7"/>
    <w:rsid w:val="00B0536A"/>
    <w:rsid w:val="00B05F32"/>
    <w:rsid w:val="00B06082"/>
    <w:rsid w:val="00B06BF4"/>
    <w:rsid w:val="00B06EF1"/>
    <w:rsid w:val="00B10340"/>
    <w:rsid w:val="00B11697"/>
    <w:rsid w:val="00B13B52"/>
    <w:rsid w:val="00B13D9F"/>
    <w:rsid w:val="00B13DC2"/>
    <w:rsid w:val="00B214EC"/>
    <w:rsid w:val="00B22805"/>
    <w:rsid w:val="00B22BCF"/>
    <w:rsid w:val="00B23DAC"/>
    <w:rsid w:val="00B24E30"/>
    <w:rsid w:val="00B25447"/>
    <w:rsid w:val="00B27832"/>
    <w:rsid w:val="00B279B3"/>
    <w:rsid w:val="00B307C2"/>
    <w:rsid w:val="00B3133B"/>
    <w:rsid w:val="00B3195D"/>
    <w:rsid w:val="00B31A07"/>
    <w:rsid w:val="00B3295A"/>
    <w:rsid w:val="00B36180"/>
    <w:rsid w:val="00B367D4"/>
    <w:rsid w:val="00B36A76"/>
    <w:rsid w:val="00B36F3F"/>
    <w:rsid w:val="00B373BE"/>
    <w:rsid w:val="00B37429"/>
    <w:rsid w:val="00B37B63"/>
    <w:rsid w:val="00B42893"/>
    <w:rsid w:val="00B4442F"/>
    <w:rsid w:val="00B452AA"/>
    <w:rsid w:val="00B46EE1"/>
    <w:rsid w:val="00B47280"/>
    <w:rsid w:val="00B47845"/>
    <w:rsid w:val="00B47D95"/>
    <w:rsid w:val="00B5157B"/>
    <w:rsid w:val="00B533B3"/>
    <w:rsid w:val="00B54241"/>
    <w:rsid w:val="00B544AE"/>
    <w:rsid w:val="00B65D20"/>
    <w:rsid w:val="00B66987"/>
    <w:rsid w:val="00B67661"/>
    <w:rsid w:val="00B70F84"/>
    <w:rsid w:val="00B71AC9"/>
    <w:rsid w:val="00B7416F"/>
    <w:rsid w:val="00B74838"/>
    <w:rsid w:val="00B758DE"/>
    <w:rsid w:val="00B76AA1"/>
    <w:rsid w:val="00B77B80"/>
    <w:rsid w:val="00B81169"/>
    <w:rsid w:val="00B821F3"/>
    <w:rsid w:val="00B87124"/>
    <w:rsid w:val="00B900C4"/>
    <w:rsid w:val="00B90DDE"/>
    <w:rsid w:val="00B93B73"/>
    <w:rsid w:val="00B94735"/>
    <w:rsid w:val="00B96714"/>
    <w:rsid w:val="00BA056A"/>
    <w:rsid w:val="00BA23A2"/>
    <w:rsid w:val="00BA3BA0"/>
    <w:rsid w:val="00BA5032"/>
    <w:rsid w:val="00BA7206"/>
    <w:rsid w:val="00BA7A92"/>
    <w:rsid w:val="00BA7C3C"/>
    <w:rsid w:val="00BB0914"/>
    <w:rsid w:val="00BB3241"/>
    <w:rsid w:val="00BB4ED7"/>
    <w:rsid w:val="00BB4EDB"/>
    <w:rsid w:val="00BB6841"/>
    <w:rsid w:val="00BB86A6"/>
    <w:rsid w:val="00BC051C"/>
    <w:rsid w:val="00BC18FD"/>
    <w:rsid w:val="00BC1CD2"/>
    <w:rsid w:val="00BC2A63"/>
    <w:rsid w:val="00BC50C5"/>
    <w:rsid w:val="00BC7125"/>
    <w:rsid w:val="00BD1CD3"/>
    <w:rsid w:val="00BD2152"/>
    <w:rsid w:val="00BD2153"/>
    <w:rsid w:val="00BD4309"/>
    <w:rsid w:val="00BD5314"/>
    <w:rsid w:val="00BE0AA0"/>
    <w:rsid w:val="00BE2E90"/>
    <w:rsid w:val="00BE3E79"/>
    <w:rsid w:val="00BE4623"/>
    <w:rsid w:val="00BE4B2A"/>
    <w:rsid w:val="00BE7046"/>
    <w:rsid w:val="00BE78C1"/>
    <w:rsid w:val="00BF0DF1"/>
    <w:rsid w:val="00BF3381"/>
    <w:rsid w:val="00BF35A5"/>
    <w:rsid w:val="00BF3903"/>
    <w:rsid w:val="00BF399C"/>
    <w:rsid w:val="00BF45D5"/>
    <w:rsid w:val="00BF5F51"/>
    <w:rsid w:val="00BF7179"/>
    <w:rsid w:val="00C0002B"/>
    <w:rsid w:val="00C02E65"/>
    <w:rsid w:val="00C04C72"/>
    <w:rsid w:val="00C074A5"/>
    <w:rsid w:val="00C111E7"/>
    <w:rsid w:val="00C11289"/>
    <w:rsid w:val="00C119D5"/>
    <w:rsid w:val="00C1214A"/>
    <w:rsid w:val="00C13715"/>
    <w:rsid w:val="00C15A66"/>
    <w:rsid w:val="00C168BB"/>
    <w:rsid w:val="00C172A1"/>
    <w:rsid w:val="00C175AA"/>
    <w:rsid w:val="00C17B7D"/>
    <w:rsid w:val="00C21DCF"/>
    <w:rsid w:val="00C230BC"/>
    <w:rsid w:val="00C25134"/>
    <w:rsid w:val="00C25297"/>
    <w:rsid w:val="00C256AE"/>
    <w:rsid w:val="00C25FF1"/>
    <w:rsid w:val="00C30982"/>
    <w:rsid w:val="00C30DA0"/>
    <w:rsid w:val="00C3243D"/>
    <w:rsid w:val="00C33850"/>
    <w:rsid w:val="00C36C31"/>
    <w:rsid w:val="00C40470"/>
    <w:rsid w:val="00C41D62"/>
    <w:rsid w:val="00C47502"/>
    <w:rsid w:val="00C47F5A"/>
    <w:rsid w:val="00C47F6E"/>
    <w:rsid w:val="00C51F46"/>
    <w:rsid w:val="00C54A2B"/>
    <w:rsid w:val="00C564D6"/>
    <w:rsid w:val="00C57F83"/>
    <w:rsid w:val="00C57FA9"/>
    <w:rsid w:val="00C65576"/>
    <w:rsid w:val="00C6605F"/>
    <w:rsid w:val="00C66A1C"/>
    <w:rsid w:val="00C73A18"/>
    <w:rsid w:val="00C73F07"/>
    <w:rsid w:val="00C748DF"/>
    <w:rsid w:val="00C76585"/>
    <w:rsid w:val="00C777E2"/>
    <w:rsid w:val="00C8155A"/>
    <w:rsid w:val="00C82247"/>
    <w:rsid w:val="00C83C66"/>
    <w:rsid w:val="00C84EAF"/>
    <w:rsid w:val="00C84F2E"/>
    <w:rsid w:val="00C8620C"/>
    <w:rsid w:val="00C87327"/>
    <w:rsid w:val="00C87526"/>
    <w:rsid w:val="00C879CD"/>
    <w:rsid w:val="00C87A27"/>
    <w:rsid w:val="00C939D5"/>
    <w:rsid w:val="00C94BE8"/>
    <w:rsid w:val="00C95CA2"/>
    <w:rsid w:val="00C96093"/>
    <w:rsid w:val="00C962FB"/>
    <w:rsid w:val="00C96367"/>
    <w:rsid w:val="00CA2271"/>
    <w:rsid w:val="00CB1097"/>
    <w:rsid w:val="00CB16DA"/>
    <w:rsid w:val="00CB1840"/>
    <w:rsid w:val="00CC0718"/>
    <w:rsid w:val="00CC28F3"/>
    <w:rsid w:val="00CC3202"/>
    <w:rsid w:val="00CC5220"/>
    <w:rsid w:val="00CC6024"/>
    <w:rsid w:val="00CC700C"/>
    <w:rsid w:val="00CC79A5"/>
    <w:rsid w:val="00CD0E68"/>
    <w:rsid w:val="00CD1109"/>
    <w:rsid w:val="00CD1427"/>
    <w:rsid w:val="00CD2731"/>
    <w:rsid w:val="00CD28AA"/>
    <w:rsid w:val="00CD5006"/>
    <w:rsid w:val="00CD57EA"/>
    <w:rsid w:val="00CD71A8"/>
    <w:rsid w:val="00CE0AAD"/>
    <w:rsid w:val="00CE229C"/>
    <w:rsid w:val="00CE2C5D"/>
    <w:rsid w:val="00CE30A4"/>
    <w:rsid w:val="00CE33D8"/>
    <w:rsid w:val="00CE3700"/>
    <w:rsid w:val="00CE3E2B"/>
    <w:rsid w:val="00CE45E3"/>
    <w:rsid w:val="00CE4ADD"/>
    <w:rsid w:val="00CE4CC0"/>
    <w:rsid w:val="00CE5005"/>
    <w:rsid w:val="00CE5C23"/>
    <w:rsid w:val="00CF0E4A"/>
    <w:rsid w:val="00CF3880"/>
    <w:rsid w:val="00CF3F38"/>
    <w:rsid w:val="00CF5459"/>
    <w:rsid w:val="00CF5A4B"/>
    <w:rsid w:val="00CF6D0F"/>
    <w:rsid w:val="00D0160A"/>
    <w:rsid w:val="00D017D2"/>
    <w:rsid w:val="00D02D70"/>
    <w:rsid w:val="00D04AC0"/>
    <w:rsid w:val="00D04CF1"/>
    <w:rsid w:val="00D1381E"/>
    <w:rsid w:val="00D1390B"/>
    <w:rsid w:val="00D146FD"/>
    <w:rsid w:val="00D15A9C"/>
    <w:rsid w:val="00D20B64"/>
    <w:rsid w:val="00D23D2C"/>
    <w:rsid w:val="00D253AF"/>
    <w:rsid w:val="00D253CA"/>
    <w:rsid w:val="00D255BC"/>
    <w:rsid w:val="00D361AC"/>
    <w:rsid w:val="00D40761"/>
    <w:rsid w:val="00D42A99"/>
    <w:rsid w:val="00D47CA1"/>
    <w:rsid w:val="00D47CEC"/>
    <w:rsid w:val="00D53DC4"/>
    <w:rsid w:val="00D54429"/>
    <w:rsid w:val="00D554F6"/>
    <w:rsid w:val="00D61806"/>
    <w:rsid w:val="00D640A3"/>
    <w:rsid w:val="00D644E4"/>
    <w:rsid w:val="00D65100"/>
    <w:rsid w:val="00D7031A"/>
    <w:rsid w:val="00D71B95"/>
    <w:rsid w:val="00D7457B"/>
    <w:rsid w:val="00D81706"/>
    <w:rsid w:val="00D83BCD"/>
    <w:rsid w:val="00D85925"/>
    <w:rsid w:val="00D85DEF"/>
    <w:rsid w:val="00D86126"/>
    <w:rsid w:val="00D8651D"/>
    <w:rsid w:val="00D86984"/>
    <w:rsid w:val="00D87324"/>
    <w:rsid w:val="00D90561"/>
    <w:rsid w:val="00D92427"/>
    <w:rsid w:val="00D92A0E"/>
    <w:rsid w:val="00D958BD"/>
    <w:rsid w:val="00D9712C"/>
    <w:rsid w:val="00DA2095"/>
    <w:rsid w:val="00DA2C0B"/>
    <w:rsid w:val="00DA3237"/>
    <w:rsid w:val="00DA39A0"/>
    <w:rsid w:val="00DA41ED"/>
    <w:rsid w:val="00DA4BE8"/>
    <w:rsid w:val="00DA64B0"/>
    <w:rsid w:val="00DA7A95"/>
    <w:rsid w:val="00DA7BE8"/>
    <w:rsid w:val="00DB30F4"/>
    <w:rsid w:val="00DB36AA"/>
    <w:rsid w:val="00DB5D20"/>
    <w:rsid w:val="00DC067C"/>
    <w:rsid w:val="00DC0B62"/>
    <w:rsid w:val="00DC136C"/>
    <w:rsid w:val="00DC2C6F"/>
    <w:rsid w:val="00DC6ED6"/>
    <w:rsid w:val="00DD20D8"/>
    <w:rsid w:val="00DD21A9"/>
    <w:rsid w:val="00DD4ADD"/>
    <w:rsid w:val="00DD4AFE"/>
    <w:rsid w:val="00DD578E"/>
    <w:rsid w:val="00DD581A"/>
    <w:rsid w:val="00DD6DF4"/>
    <w:rsid w:val="00DD6E58"/>
    <w:rsid w:val="00DD7CBC"/>
    <w:rsid w:val="00DE3DF3"/>
    <w:rsid w:val="00DE3FFA"/>
    <w:rsid w:val="00DE53C4"/>
    <w:rsid w:val="00DE54B5"/>
    <w:rsid w:val="00DF0DDE"/>
    <w:rsid w:val="00DF14F7"/>
    <w:rsid w:val="00DF1DB2"/>
    <w:rsid w:val="00DF2107"/>
    <w:rsid w:val="00DF31A3"/>
    <w:rsid w:val="00DF463E"/>
    <w:rsid w:val="00DF5DFB"/>
    <w:rsid w:val="00E072F7"/>
    <w:rsid w:val="00E10AD9"/>
    <w:rsid w:val="00E14F76"/>
    <w:rsid w:val="00E1704A"/>
    <w:rsid w:val="00E17FE9"/>
    <w:rsid w:val="00E21F62"/>
    <w:rsid w:val="00E227CE"/>
    <w:rsid w:val="00E27D42"/>
    <w:rsid w:val="00E29B30"/>
    <w:rsid w:val="00E30A02"/>
    <w:rsid w:val="00E3119A"/>
    <w:rsid w:val="00E32EB3"/>
    <w:rsid w:val="00E37636"/>
    <w:rsid w:val="00E41121"/>
    <w:rsid w:val="00E42472"/>
    <w:rsid w:val="00E4649D"/>
    <w:rsid w:val="00E4661A"/>
    <w:rsid w:val="00E539CD"/>
    <w:rsid w:val="00E56848"/>
    <w:rsid w:val="00E570E5"/>
    <w:rsid w:val="00E5786F"/>
    <w:rsid w:val="00E5797D"/>
    <w:rsid w:val="00E57BB4"/>
    <w:rsid w:val="00E60590"/>
    <w:rsid w:val="00E60F62"/>
    <w:rsid w:val="00E63831"/>
    <w:rsid w:val="00E63A08"/>
    <w:rsid w:val="00E67EF5"/>
    <w:rsid w:val="00E72059"/>
    <w:rsid w:val="00E747F2"/>
    <w:rsid w:val="00E760C5"/>
    <w:rsid w:val="00E761D9"/>
    <w:rsid w:val="00E802FB"/>
    <w:rsid w:val="00E80455"/>
    <w:rsid w:val="00E80C78"/>
    <w:rsid w:val="00E85FA4"/>
    <w:rsid w:val="00E87D66"/>
    <w:rsid w:val="00E92720"/>
    <w:rsid w:val="00E96ADB"/>
    <w:rsid w:val="00E97976"/>
    <w:rsid w:val="00E97EA0"/>
    <w:rsid w:val="00EA087E"/>
    <w:rsid w:val="00EA128E"/>
    <w:rsid w:val="00EA1A62"/>
    <w:rsid w:val="00EA61D6"/>
    <w:rsid w:val="00EA6A72"/>
    <w:rsid w:val="00EA717A"/>
    <w:rsid w:val="00EA7B02"/>
    <w:rsid w:val="00EB13E7"/>
    <w:rsid w:val="00EB27BD"/>
    <w:rsid w:val="00EB3570"/>
    <w:rsid w:val="00EB429C"/>
    <w:rsid w:val="00EB578B"/>
    <w:rsid w:val="00EC06FC"/>
    <w:rsid w:val="00EC13ED"/>
    <w:rsid w:val="00EC349F"/>
    <w:rsid w:val="00EC36FF"/>
    <w:rsid w:val="00EC5A63"/>
    <w:rsid w:val="00EC679B"/>
    <w:rsid w:val="00EC6B4B"/>
    <w:rsid w:val="00EC7B80"/>
    <w:rsid w:val="00ED10B0"/>
    <w:rsid w:val="00ED12BF"/>
    <w:rsid w:val="00ED2ACF"/>
    <w:rsid w:val="00ED2C53"/>
    <w:rsid w:val="00EE0711"/>
    <w:rsid w:val="00EE2D81"/>
    <w:rsid w:val="00EE3FEB"/>
    <w:rsid w:val="00EE45C4"/>
    <w:rsid w:val="00EE50A6"/>
    <w:rsid w:val="00EE50B4"/>
    <w:rsid w:val="00EF15BD"/>
    <w:rsid w:val="00EF3385"/>
    <w:rsid w:val="00EF5686"/>
    <w:rsid w:val="00EF570E"/>
    <w:rsid w:val="00EF6243"/>
    <w:rsid w:val="00EF74DF"/>
    <w:rsid w:val="00EF7694"/>
    <w:rsid w:val="00EF784B"/>
    <w:rsid w:val="00F031A4"/>
    <w:rsid w:val="00F07252"/>
    <w:rsid w:val="00F13E01"/>
    <w:rsid w:val="00F1405B"/>
    <w:rsid w:val="00F1466C"/>
    <w:rsid w:val="00F14B42"/>
    <w:rsid w:val="00F14C82"/>
    <w:rsid w:val="00F1596E"/>
    <w:rsid w:val="00F201DA"/>
    <w:rsid w:val="00F2079C"/>
    <w:rsid w:val="00F20BEE"/>
    <w:rsid w:val="00F24694"/>
    <w:rsid w:val="00F2596F"/>
    <w:rsid w:val="00F268A8"/>
    <w:rsid w:val="00F275B2"/>
    <w:rsid w:val="00F30CED"/>
    <w:rsid w:val="00F3375B"/>
    <w:rsid w:val="00F36BE5"/>
    <w:rsid w:val="00F36FC4"/>
    <w:rsid w:val="00F401EB"/>
    <w:rsid w:val="00F411CD"/>
    <w:rsid w:val="00F4142A"/>
    <w:rsid w:val="00F5065C"/>
    <w:rsid w:val="00F53B6B"/>
    <w:rsid w:val="00F54078"/>
    <w:rsid w:val="00F646C0"/>
    <w:rsid w:val="00F64869"/>
    <w:rsid w:val="00F667C1"/>
    <w:rsid w:val="00F67A00"/>
    <w:rsid w:val="00F70AE9"/>
    <w:rsid w:val="00F72E9E"/>
    <w:rsid w:val="00F7411F"/>
    <w:rsid w:val="00F75A31"/>
    <w:rsid w:val="00F76386"/>
    <w:rsid w:val="00F80339"/>
    <w:rsid w:val="00F81953"/>
    <w:rsid w:val="00F8424A"/>
    <w:rsid w:val="00F84F91"/>
    <w:rsid w:val="00F85C92"/>
    <w:rsid w:val="00F86952"/>
    <w:rsid w:val="00F86B6B"/>
    <w:rsid w:val="00F86DB5"/>
    <w:rsid w:val="00F87087"/>
    <w:rsid w:val="00F875A5"/>
    <w:rsid w:val="00F91557"/>
    <w:rsid w:val="00F945D3"/>
    <w:rsid w:val="00F9648D"/>
    <w:rsid w:val="00FA0E99"/>
    <w:rsid w:val="00FA2DD2"/>
    <w:rsid w:val="00FA36C9"/>
    <w:rsid w:val="00FA6A27"/>
    <w:rsid w:val="00FA6D79"/>
    <w:rsid w:val="00FB3855"/>
    <w:rsid w:val="00FB6146"/>
    <w:rsid w:val="00FB61AD"/>
    <w:rsid w:val="00FB7594"/>
    <w:rsid w:val="00FC5371"/>
    <w:rsid w:val="00FC625B"/>
    <w:rsid w:val="00FD5349"/>
    <w:rsid w:val="00FD6248"/>
    <w:rsid w:val="00FD68EB"/>
    <w:rsid w:val="00FD7769"/>
    <w:rsid w:val="00FD7B57"/>
    <w:rsid w:val="00FE1BEF"/>
    <w:rsid w:val="00FE3272"/>
    <w:rsid w:val="00FE51DD"/>
    <w:rsid w:val="00FE65C4"/>
    <w:rsid w:val="00FF10ED"/>
    <w:rsid w:val="00FF1C5A"/>
    <w:rsid w:val="00FF2A69"/>
    <w:rsid w:val="00FF6D3A"/>
    <w:rsid w:val="00FF77E2"/>
    <w:rsid w:val="00FF7931"/>
    <w:rsid w:val="01B20879"/>
    <w:rsid w:val="01C9C57F"/>
    <w:rsid w:val="01DE2965"/>
    <w:rsid w:val="02118091"/>
    <w:rsid w:val="0236F344"/>
    <w:rsid w:val="029B2157"/>
    <w:rsid w:val="02F9BADD"/>
    <w:rsid w:val="02FAC274"/>
    <w:rsid w:val="031B44A5"/>
    <w:rsid w:val="03D63A4D"/>
    <w:rsid w:val="04A521E0"/>
    <w:rsid w:val="04BE4B1B"/>
    <w:rsid w:val="04F0F318"/>
    <w:rsid w:val="050A681C"/>
    <w:rsid w:val="05D01BB1"/>
    <w:rsid w:val="0614C000"/>
    <w:rsid w:val="061C8CCF"/>
    <w:rsid w:val="06382323"/>
    <w:rsid w:val="065D83DD"/>
    <w:rsid w:val="06A0428B"/>
    <w:rsid w:val="06B67E97"/>
    <w:rsid w:val="0718B563"/>
    <w:rsid w:val="075878C7"/>
    <w:rsid w:val="07F59E00"/>
    <w:rsid w:val="08663C63"/>
    <w:rsid w:val="090F1105"/>
    <w:rsid w:val="09208CC9"/>
    <w:rsid w:val="092BFC47"/>
    <w:rsid w:val="0952F882"/>
    <w:rsid w:val="096E11D7"/>
    <w:rsid w:val="09740D22"/>
    <w:rsid w:val="0977DF37"/>
    <w:rsid w:val="09A56584"/>
    <w:rsid w:val="09B2A92F"/>
    <w:rsid w:val="09D2708E"/>
    <w:rsid w:val="09E15A62"/>
    <w:rsid w:val="0A02A4B9"/>
    <w:rsid w:val="0A04076D"/>
    <w:rsid w:val="0A318451"/>
    <w:rsid w:val="0A4D6A08"/>
    <w:rsid w:val="0A6AD6BC"/>
    <w:rsid w:val="0ABF8527"/>
    <w:rsid w:val="0AD35FDF"/>
    <w:rsid w:val="0ADE928D"/>
    <w:rsid w:val="0AF48E08"/>
    <w:rsid w:val="0BD61CCB"/>
    <w:rsid w:val="0C2A1A2F"/>
    <w:rsid w:val="0C5A5C2A"/>
    <w:rsid w:val="0C89E0CC"/>
    <w:rsid w:val="0CB33176"/>
    <w:rsid w:val="0CB51308"/>
    <w:rsid w:val="0CB5FAC9"/>
    <w:rsid w:val="0CFF2609"/>
    <w:rsid w:val="0D1E9EB7"/>
    <w:rsid w:val="0D27A50A"/>
    <w:rsid w:val="0D7ABC15"/>
    <w:rsid w:val="0D913A75"/>
    <w:rsid w:val="0D94D8AD"/>
    <w:rsid w:val="0DA0CEDB"/>
    <w:rsid w:val="0DAAAF20"/>
    <w:rsid w:val="0DEE5D9A"/>
    <w:rsid w:val="0E08798C"/>
    <w:rsid w:val="0E1261A8"/>
    <w:rsid w:val="0E175E4A"/>
    <w:rsid w:val="0E7CDF43"/>
    <w:rsid w:val="0E834462"/>
    <w:rsid w:val="0E96FF2E"/>
    <w:rsid w:val="0EE2C8E5"/>
    <w:rsid w:val="0F0BEE4D"/>
    <w:rsid w:val="0F4A211C"/>
    <w:rsid w:val="0F4CD381"/>
    <w:rsid w:val="0F85C0FC"/>
    <w:rsid w:val="0FCB0ACD"/>
    <w:rsid w:val="0FCC2C86"/>
    <w:rsid w:val="102E98FC"/>
    <w:rsid w:val="10452654"/>
    <w:rsid w:val="106C9941"/>
    <w:rsid w:val="10C370E7"/>
    <w:rsid w:val="10E80244"/>
    <w:rsid w:val="110B1A24"/>
    <w:rsid w:val="1208D901"/>
    <w:rsid w:val="12385DB4"/>
    <w:rsid w:val="12593AF5"/>
    <w:rsid w:val="127BBF44"/>
    <w:rsid w:val="12B93C44"/>
    <w:rsid w:val="1358712A"/>
    <w:rsid w:val="13B09414"/>
    <w:rsid w:val="1439EFEF"/>
    <w:rsid w:val="1464279A"/>
    <w:rsid w:val="149283BD"/>
    <w:rsid w:val="14AA1A0C"/>
    <w:rsid w:val="14EF1C93"/>
    <w:rsid w:val="1593DCCA"/>
    <w:rsid w:val="15A104C5"/>
    <w:rsid w:val="15E2419A"/>
    <w:rsid w:val="169C319E"/>
    <w:rsid w:val="16D0039A"/>
    <w:rsid w:val="16ECA370"/>
    <w:rsid w:val="17256B8D"/>
    <w:rsid w:val="174E8CD6"/>
    <w:rsid w:val="1750D2EE"/>
    <w:rsid w:val="17DF8BD8"/>
    <w:rsid w:val="181F2046"/>
    <w:rsid w:val="1828548E"/>
    <w:rsid w:val="183C4EB1"/>
    <w:rsid w:val="18AC9D79"/>
    <w:rsid w:val="18AF3071"/>
    <w:rsid w:val="19194AE4"/>
    <w:rsid w:val="19A2B9CE"/>
    <w:rsid w:val="19C670ED"/>
    <w:rsid w:val="19DCDB90"/>
    <w:rsid w:val="19E8B0A3"/>
    <w:rsid w:val="1A4210BE"/>
    <w:rsid w:val="1A83FC78"/>
    <w:rsid w:val="1A8873B0"/>
    <w:rsid w:val="1A9C9F53"/>
    <w:rsid w:val="1AD0B6D1"/>
    <w:rsid w:val="1B3E8A2F"/>
    <w:rsid w:val="1B6B9C5F"/>
    <w:rsid w:val="1B9FAB7E"/>
    <w:rsid w:val="1D04280B"/>
    <w:rsid w:val="1D103117"/>
    <w:rsid w:val="1D634B14"/>
    <w:rsid w:val="1DD03788"/>
    <w:rsid w:val="1DFCE576"/>
    <w:rsid w:val="1E0A37EA"/>
    <w:rsid w:val="1E92E221"/>
    <w:rsid w:val="1EA88D01"/>
    <w:rsid w:val="1EBC6056"/>
    <w:rsid w:val="1F2A96C8"/>
    <w:rsid w:val="1F556DA6"/>
    <w:rsid w:val="1F59E214"/>
    <w:rsid w:val="1FB02CFE"/>
    <w:rsid w:val="201CF95E"/>
    <w:rsid w:val="20AE9094"/>
    <w:rsid w:val="20D2021F"/>
    <w:rsid w:val="20D8A8F8"/>
    <w:rsid w:val="20F5A5DA"/>
    <w:rsid w:val="212A5C8E"/>
    <w:rsid w:val="219117BF"/>
    <w:rsid w:val="21E3C972"/>
    <w:rsid w:val="22078127"/>
    <w:rsid w:val="2257E5D8"/>
    <w:rsid w:val="229E130E"/>
    <w:rsid w:val="23069CAD"/>
    <w:rsid w:val="2367343D"/>
    <w:rsid w:val="2383BD63"/>
    <w:rsid w:val="23C0431D"/>
    <w:rsid w:val="2416F305"/>
    <w:rsid w:val="241A1042"/>
    <w:rsid w:val="242FBB68"/>
    <w:rsid w:val="2432EF20"/>
    <w:rsid w:val="243771C2"/>
    <w:rsid w:val="25A5FD37"/>
    <w:rsid w:val="25FA00EB"/>
    <w:rsid w:val="26BC5899"/>
    <w:rsid w:val="26EF48CF"/>
    <w:rsid w:val="2714F04C"/>
    <w:rsid w:val="277DAC79"/>
    <w:rsid w:val="2801E162"/>
    <w:rsid w:val="288F649A"/>
    <w:rsid w:val="290C473B"/>
    <w:rsid w:val="2928769A"/>
    <w:rsid w:val="298E2E86"/>
    <w:rsid w:val="29A48A01"/>
    <w:rsid w:val="29C05282"/>
    <w:rsid w:val="29DAAF97"/>
    <w:rsid w:val="2A772A3E"/>
    <w:rsid w:val="2AB81C46"/>
    <w:rsid w:val="2AEFF1C8"/>
    <w:rsid w:val="2B22ED4F"/>
    <w:rsid w:val="2B6D138D"/>
    <w:rsid w:val="2B8E3464"/>
    <w:rsid w:val="2BAD13E8"/>
    <w:rsid w:val="2BE2F4AC"/>
    <w:rsid w:val="2C66714B"/>
    <w:rsid w:val="2D171E3C"/>
    <w:rsid w:val="2D65477A"/>
    <w:rsid w:val="2D9CD3FA"/>
    <w:rsid w:val="2EA87511"/>
    <w:rsid w:val="2ECA7855"/>
    <w:rsid w:val="2ED9257B"/>
    <w:rsid w:val="2F1A9F88"/>
    <w:rsid w:val="2F307B40"/>
    <w:rsid w:val="2F4E695B"/>
    <w:rsid w:val="2F9CA83F"/>
    <w:rsid w:val="2FCA4DD2"/>
    <w:rsid w:val="2FD8926D"/>
    <w:rsid w:val="3033BC61"/>
    <w:rsid w:val="3105F255"/>
    <w:rsid w:val="313FFF34"/>
    <w:rsid w:val="314DF111"/>
    <w:rsid w:val="31811409"/>
    <w:rsid w:val="31AF9585"/>
    <w:rsid w:val="31D6B01F"/>
    <w:rsid w:val="3255C05D"/>
    <w:rsid w:val="32A6D7A0"/>
    <w:rsid w:val="334B65E6"/>
    <w:rsid w:val="33813003"/>
    <w:rsid w:val="338D3C06"/>
    <w:rsid w:val="33F65664"/>
    <w:rsid w:val="340AF7F3"/>
    <w:rsid w:val="3448BA40"/>
    <w:rsid w:val="348A1957"/>
    <w:rsid w:val="34BA1739"/>
    <w:rsid w:val="34D81803"/>
    <w:rsid w:val="350A66E0"/>
    <w:rsid w:val="355ACF94"/>
    <w:rsid w:val="356D5C77"/>
    <w:rsid w:val="3606CD52"/>
    <w:rsid w:val="360BE9C3"/>
    <w:rsid w:val="3621AC87"/>
    <w:rsid w:val="366F2EF9"/>
    <w:rsid w:val="3739F4BF"/>
    <w:rsid w:val="37470992"/>
    <w:rsid w:val="37601500"/>
    <w:rsid w:val="37E5313C"/>
    <w:rsid w:val="38761697"/>
    <w:rsid w:val="390F6447"/>
    <w:rsid w:val="397BC3D2"/>
    <w:rsid w:val="398DC956"/>
    <w:rsid w:val="3997FA35"/>
    <w:rsid w:val="39A5BC62"/>
    <w:rsid w:val="39CBC952"/>
    <w:rsid w:val="3A08A761"/>
    <w:rsid w:val="3A0971A1"/>
    <w:rsid w:val="3A6671FA"/>
    <w:rsid w:val="3A72A02E"/>
    <w:rsid w:val="3A798C2B"/>
    <w:rsid w:val="3A7A1F7F"/>
    <w:rsid w:val="3A810F9A"/>
    <w:rsid w:val="3A9F6607"/>
    <w:rsid w:val="3AAB21ED"/>
    <w:rsid w:val="3ABE3081"/>
    <w:rsid w:val="3AE23BD9"/>
    <w:rsid w:val="3B1CD1FE"/>
    <w:rsid w:val="3B1D2B33"/>
    <w:rsid w:val="3B45D9BC"/>
    <w:rsid w:val="3B7070AC"/>
    <w:rsid w:val="3BFB47D3"/>
    <w:rsid w:val="3C514AC2"/>
    <w:rsid w:val="3C7E3963"/>
    <w:rsid w:val="3C830C7F"/>
    <w:rsid w:val="3C93245C"/>
    <w:rsid w:val="3CBC99D2"/>
    <w:rsid w:val="3CE16E13"/>
    <w:rsid w:val="3D04D60D"/>
    <w:rsid w:val="3D2863AB"/>
    <w:rsid w:val="3D4B289E"/>
    <w:rsid w:val="3D9AB0DC"/>
    <w:rsid w:val="3DA0F50B"/>
    <w:rsid w:val="3DA3CA12"/>
    <w:rsid w:val="3E21FC59"/>
    <w:rsid w:val="3E37E4F2"/>
    <w:rsid w:val="3E60DD58"/>
    <w:rsid w:val="3E780593"/>
    <w:rsid w:val="3F2EA4FF"/>
    <w:rsid w:val="3FE25A36"/>
    <w:rsid w:val="401DD613"/>
    <w:rsid w:val="404D2730"/>
    <w:rsid w:val="405EB40E"/>
    <w:rsid w:val="40BF930C"/>
    <w:rsid w:val="4148D23D"/>
    <w:rsid w:val="415A0B78"/>
    <w:rsid w:val="41AE2E50"/>
    <w:rsid w:val="41B93C1B"/>
    <w:rsid w:val="42043F7A"/>
    <w:rsid w:val="422E5997"/>
    <w:rsid w:val="42647959"/>
    <w:rsid w:val="42CB3421"/>
    <w:rsid w:val="430D616D"/>
    <w:rsid w:val="43261977"/>
    <w:rsid w:val="4379E67C"/>
    <w:rsid w:val="439778BE"/>
    <w:rsid w:val="43BB8102"/>
    <w:rsid w:val="43E50B68"/>
    <w:rsid w:val="43F3788E"/>
    <w:rsid w:val="440F36A2"/>
    <w:rsid w:val="4509B141"/>
    <w:rsid w:val="45ABC006"/>
    <w:rsid w:val="4604CBB9"/>
    <w:rsid w:val="46210C5B"/>
    <w:rsid w:val="462B07DA"/>
    <w:rsid w:val="46302E7F"/>
    <w:rsid w:val="4652E8B5"/>
    <w:rsid w:val="46A84E7E"/>
    <w:rsid w:val="46D768B0"/>
    <w:rsid w:val="471444AD"/>
    <w:rsid w:val="47510EF3"/>
    <w:rsid w:val="477CF1C8"/>
    <w:rsid w:val="4785710F"/>
    <w:rsid w:val="47B78F17"/>
    <w:rsid w:val="47F12DD5"/>
    <w:rsid w:val="47FF7384"/>
    <w:rsid w:val="484DEDC1"/>
    <w:rsid w:val="485339E0"/>
    <w:rsid w:val="48990114"/>
    <w:rsid w:val="491B7A74"/>
    <w:rsid w:val="4923E4D3"/>
    <w:rsid w:val="49339F34"/>
    <w:rsid w:val="497A0BAC"/>
    <w:rsid w:val="497E746E"/>
    <w:rsid w:val="4A1CD394"/>
    <w:rsid w:val="4A63BC93"/>
    <w:rsid w:val="4ADAEEAC"/>
    <w:rsid w:val="4AFED7F7"/>
    <w:rsid w:val="4C764078"/>
    <w:rsid w:val="4CAD8B09"/>
    <w:rsid w:val="4CCD60CD"/>
    <w:rsid w:val="4D0866F7"/>
    <w:rsid w:val="4D2C08F7"/>
    <w:rsid w:val="4E0E910D"/>
    <w:rsid w:val="4E165D6E"/>
    <w:rsid w:val="4E3656F0"/>
    <w:rsid w:val="4E619518"/>
    <w:rsid w:val="4E77E1DE"/>
    <w:rsid w:val="4F55B944"/>
    <w:rsid w:val="4FA09A50"/>
    <w:rsid w:val="4FB02CD3"/>
    <w:rsid w:val="504E4775"/>
    <w:rsid w:val="50905A8E"/>
    <w:rsid w:val="50A7F519"/>
    <w:rsid w:val="51762DDC"/>
    <w:rsid w:val="51E02138"/>
    <w:rsid w:val="51E837BA"/>
    <w:rsid w:val="5223BD71"/>
    <w:rsid w:val="5247E3A9"/>
    <w:rsid w:val="524AD075"/>
    <w:rsid w:val="5252170A"/>
    <w:rsid w:val="5253F7A3"/>
    <w:rsid w:val="5385D268"/>
    <w:rsid w:val="538BD04A"/>
    <w:rsid w:val="539AAA73"/>
    <w:rsid w:val="5417E82F"/>
    <w:rsid w:val="54484B46"/>
    <w:rsid w:val="54C20965"/>
    <w:rsid w:val="54D16F74"/>
    <w:rsid w:val="551A1AE5"/>
    <w:rsid w:val="556CF2AC"/>
    <w:rsid w:val="557D9AE3"/>
    <w:rsid w:val="55ACE6BC"/>
    <w:rsid w:val="56250CFC"/>
    <w:rsid w:val="562803E7"/>
    <w:rsid w:val="563CA68E"/>
    <w:rsid w:val="56496D5D"/>
    <w:rsid w:val="5681FD58"/>
    <w:rsid w:val="5741EDF1"/>
    <w:rsid w:val="57BA0DBD"/>
    <w:rsid w:val="57E942A5"/>
    <w:rsid w:val="57F9AA27"/>
    <w:rsid w:val="5843312D"/>
    <w:rsid w:val="58D5E52F"/>
    <w:rsid w:val="59624DC6"/>
    <w:rsid w:val="596358AC"/>
    <w:rsid w:val="596D7A58"/>
    <w:rsid w:val="59A5BA2A"/>
    <w:rsid w:val="5A670E8F"/>
    <w:rsid w:val="5B8EF51B"/>
    <w:rsid w:val="5C534058"/>
    <w:rsid w:val="5C945160"/>
    <w:rsid w:val="5C9B94D9"/>
    <w:rsid w:val="5CA36091"/>
    <w:rsid w:val="5D1E86E9"/>
    <w:rsid w:val="5D56B434"/>
    <w:rsid w:val="5DF4922D"/>
    <w:rsid w:val="5F2B5256"/>
    <w:rsid w:val="5F9F2ABD"/>
    <w:rsid w:val="600E8851"/>
    <w:rsid w:val="604EA04D"/>
    <w:rsid w:val="605C0622"/>
    <w:rsid w:val="60A24925"/>
    <w:rsid w:val="60B02379"/>
    <w:rsid w:val="60BE4992"/>
    <w:rsid w:val="61304106"/>
    <w:rsid w:val="6163CFF7"/>
    <w:rsid w:val="616FDA0A"/>
    <w:rsid w:val="61CBD33C"/>
    <w:rsid w:val="62628BF1"/>
    <w:rsid w:val="629DA14B"/>
    <w:rsid w:val="6303C2D5"/>
    <w:rsid w:val="630AD65D"/>
    <w:rsid w:val="63B9063A"/>
    <w:rsid w:val="63C0C5B0"/>
    <w:rsid w:val="63CEADE9"/>
    <w:rsid w:val="64249EDC"/>
    <w:rsid w:val="6455333F"/>
    <w:rsid w:val="64712233"/>
    <w:rsid w:val="64D499D0"/>
    <w:rsid w:val="64EBC2B6"/>
    <w:rsid w:val="658036ED"/>
    <w:rsid w:val="658C32EC"/>
    <w:rsid w:val="65CDC757"/>
    <w:rsid w:val="66201A27"/>
    <w:rsid w:val="665BE6CD"/>
    <w:rsid w:val="66772F18"/>
    <w:rsid w:val="6684E386"/>
    <w:rsid w:val="66EEA4A6"/>
    <w:rsid w:val="670BCEFE"/>
    <w:rsid w:val="6771DE30"/>
    <w:rsid w:val="677B0DE5"/>
    <w:rsid w:val="6781B543"/>
    <w:rsid w:val="678D860E"/>
    <w:rsid w:val="67C68DFB"/>
    <w:rsid w:val="6827D15A"/>
    <w:rsid w:val="682DBFC0"/>
    <w:rsid w:val="68558671"/>
    <w:rsid w:val="688406C3"/>
    <w:rsid w:val="692AA226"/>
    <w:rsid w:val="6938A903"/>
    <w:rsid w:val="694365DE"/>
    <w:rsid w:val="6967BBC0"/>
    <w:rsid w:val="69B497E8"/>
    <w:rsid w:val="69BC6CDF"/>
    <w:rsid w:val="6A06DC71"/>
    <w:rsid w:val="6A1996B4"/>
    <w:rsid w:val="6A20A31F"/>
    <w:rsid w:val="6A222A52"/>
    <w:rsid w:val="6A4CE719"/>
    <w:rsid w:val="6ABFECF2"/>
    <w:rsid w:val="6B41E133"/>
    <w:rsid w:val="6B49B314"/>
    <w:rsid w:val="6BD21C71"/>
    <w:rsid w:val="6BDF743D"/>
    <w:rsid w:val="6CDEE8F6"/>
    <w:rsid w:val="6D908B69"/>
    <w:rsid w:val="6D9F1696"/>
    <w:rsid w:val="6DA77B76"/>
    <w:rsid w:val="6DC44616"/>
    <w:rsid w:val="6E27E243"/>
    <w:rsid w:val="6E922359"/>
    <w:rsid w:val="6EC6EF7E"/>
    <w:rsid w:val="6ED27B04"/>
    <w:rsid w:val="6EF7136E"/>
    <w:rsid w:val="6F59AA0B"/>
    <w:rsid w:val="6F653844"/>
    <w:rsid w:val="6F9D02CB"/>
    <w:rsid w:val="70119EFC"/>
    <w:rsid w:val="70ADFFBD"/>
    <w:rsid w:val="70DCC062"/>
    <w:rsid w:val="71150B1B"/>
    <w:rsid w:val="71333961"/>
    <w:rsid w:val="71703B52"/>
    <w:rsid w:val="7191511E"/>
    <w:rsid w:val="71CEDEBA"/>
    <w:rsid w:val="72728EB2"/>
    <w:rsid w:val="732ACD8F"/>
    <w:rsid w:val="73378C5A"/>
    <w:rsid w:val="73A5C3AD"/>
    <w:rsid w:val="73AB0930"/>
    <w:rsid w:val="73C951BA"/>
    <w:rsid w:val="743B1AF4"/>
    <w:rsid w:val="74DC85A7"/>
    <w:rsid w:val="750273FD"/>
    <w:rsid w:val="7504EC0E"/>
    <w:rsid w:val="75129212"/>
    <w:rsid w:val="7599DC54"/>
    <w:rsid w:val="75AA2F74"/>
    <w:rsid w:val="75AD59BA"/>
    <w:rsid w:val="75C13ACC"/>
    <w:rsid w:val="75E8FFB9"/>
    <w:rsid w:val="7600BE69"/>
    <w:rsid w:val="760C647B"/>
    <w:rsid w:val="76310F8F"/>
    <w:rsid w:val="76821989"/>
    <w:rsid w:val="771FB0B1"/>
    <w:rsid w:val="77255CB4"/>
    <w:rsid w:val="774C5DDC"/>
    <w:rsid w:val="7751F1EA"/>
    <w:rsid w:val="777EF788"/>
    <w:rsid w:val="77BD97B9"/>
    <w:rsid w:val="77E29D90"/>
    <w:rsid w:val="77E7426A"/>
    <w:rsid w:val="7846576D"/>
    <w:rsid w:val="784FD01C"/>
    <w:rsid w:val="786E3CE0"/>
    <w:rsid w:val="787AE132"/>
    <w:rsid w:val="79DCFDCC"/>
    <w:rsid w:val="79E0147D"/>
    <w:rsid w:val="7A5B06DA"/>
    <w:rsid w:val="7A836ACE"/>
    <w:rsid w:val="7A921508"/>
    <w:rsid w:val="7A972DEC"/>
    <w:rsid w:val="7AC8B262"/>
    <w:rsid w:val="7B840E35"/>
    <w:rsid w:val="7BE7077A"/>
    <w:rsid w:val="7CFD4734"/>
    <w:rsid w:val="7D17B53F"/>
    <w:rsid w:val="7D5EBEB9"/>
    <w:rsid w:val="7D6C29A5"/>
    <w:rsid w:val="7D7C6DF6"/>
    <w:rsid w:val="7E5E3D18"/>
    <w:rsid w:val="7E9312B2"/>
    <w:rsid w:val="7E97081D"/>
    <w:rsid w:val="7F47A565"/>
    <w:rsid w:val="7F6E028A"/>
    <w:rsid w:val="7FCC4C73"/>
    <w:rsid w:val="7FD314A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E3C972"/>
  <w15:chartTrackingRefBased/>
  <w15:docId w15:val="{7F69DEF8-7868-47B0-9605-903F6BBF09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TOCHeading">
    <w:name w:val="TOC Heading"/>
    <w:basedOn w:val="Heading1"/>
    <w:next w:val="Normal"/>
    <w:uiPriority w:val="39"/>
    <w:unhideWhenUsed/>
    <w:qFormat/>
    <w:rsid w:val="001F127C"/>
    <w:pPr>
      <w:spacing w:before="240" w:after="0" w:line="259" w:lineRule="auto"/>
      <w:outlineLvl w:val="9"/>
    </w:pPr>
    <w:rPr>
      <w:sz w:val="32"/>
      <w:szCs w:val="32"/>
      <w:lang w:eastAsia="en-US"/>
    </w:rPr>
  </w:style>
  <w:style w:type="paragraph" w:styleId="TOC1">
    <w:name w:val="toc 1"/>
    <w:basedOn w:val="Normal"/>
    <w:next w:val="Normal"/>
    <w:autoRedefine/>
    <w:uiPriority w:val="39"/>
    <w:unhideWhenUsed/>
    <w:rsid w:val="003448B2"/>
    <w:pPr>
      <w:spacing w:after="100"/>
    </w:pPr>
  </w:style>
  <w:style w:type="character" w:styleId="Hyperlink">
    <w:name w:val="Hyperlink"/>
    <w:basedOn w:val="DefaultParagraphFont"/>
    <w:uiPriority w:val="99"/>
    <w:unhideWhenUsed/>
    <w:rsid w:val="003448B2"/>
    <w:rPr>
      <w:color w:val="467886" w:themeColor="hyperlink"/>
      <w:u w:val="single"/>
    </w:rPr>
  </w:style>
  <w:style w:type="paragraph" w:styleId="TOC2">
    <w:name w:val="toc 2"/>
    <w:basedOn w:val="Normal"/>
    <w:next w:val="Normal"/>
    <w:autoRedefine/>
    <w:uiPriority w:val="39"/>
    <w:unhideWhenUsed/>
    <w:rsid w:val="00325BB7"/>
    <w:pPr>
      <w:spacing w:after="100"/>
      <w:ind w:left="240"/>
    </w:pPr>
  </w:style>
  <w:style w:type="paragraph" w:styleId="Bibliography">
    <w:name w:val="Bibliography"/>
    <w:basedOn w:val="Normal"/>
    <w:next w:val="Normal"/>
    <w:uiPriority w:val="37"/>
    <w:unhideWhenUsed/>
    <w:rsid w:val="005F3CF9"/>
  </w:style>
  <w:style w:type="paragraph" w:styleId="ListParagraph">
    <w:name w:val="List Paragraph"/>
    <w:basedOn w:val="Normal"/>
    <w:uiPriority w:val="34"/>
    <w:qFormat/>
    <w:rsid w:val="00751A82"/>
    <w:pPr>
      <w:ind w:left="720"/>
      <w:contextualSpacing/>
    </w:pPr>
  </w:style>
  <w:style w:type="paragraph" w:customStyle="1" w:styleId="paragraph">
    <w:name w:val="paragraph"/>
    <w:basedOn w:val="Normal"/>
    <w:rsid w:val="009011D4"/>
    <w:pPr>
      <w:spacing w:before="100" w:beforeAutospacing="1" w:after="100" w:afterAutospacing="1" w:line="240" w:lineRule="auto"/>
    </w:pPr>
    <w:rPr>
      <w:rFonts w:ascii="Times New Roman" w:eastAsia="Times New Roman" w:hAnsi="Times New Roman" w:cs="Times New Roman"/>
      <w:lang w:eastAsia="en-US"/>
    </w:rPr>
  </w:style>
  <w:style w:type="character" w:customStyle="1" w:styleId="normaltextrun">
    <w:name w:val="normaltextrun"/>
    <w:basedOn w:val="DefaultParagraphFont"/>
    <w:rsid w:val="009011D4"/>
  </w:style>
  <w:style w:type="character" w:customStyle="1" w:styleId="eop">
    <w:name w:val="eop"/>
    <w:basedOn w:val="DefaultParagraphFont"/>
    <w:rsid w:val="009011D4"/>
  </w:style>
  <w:style w:type="paragraph" w:styleId="Caption">
    <w:name w:val="caption"/>
    <w:basedOn w:val="Normal"/>
    <w:next w:val="Normal"/>
    <w:uiPriority w:val="35"/>
    <w:unhideWhenUsed/>
    <w:qFormat/>
    <w:rsid w:val="00CD0E68"/>
    <w:pPr>
      <w:spacing w:after="200" w:line="240" w:lineRule="auto"/>
    </w:pPr>
    <w:rPr>
      <w:i/>
      <w:iCs/>
      <w:color w:val="0E2841" w:themeColor="text2"/>
      <w:sz w:val="18"/>
      <w:szCs w:val="18"/>
    </w:rPr>
  </w:style>
  <w:style w:type="character" w:styleId="UnresolvedMention">
    <w:name w:val="Unresolved Mention"/>
    <w:basedOn w:val="DefaultParagraphFont"/>
    <w:uiPriority w:val="99"/>
    <w:semiHidden/>
    <w:unhideWhenUsed/>
    <w:rsid w:val="00CD0E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806665">
      <w:bodyDiv w:val="1"/>
      <w:marLeft w:val="0"/>
      <w:marRight w:val="0"/>
      <w:marTop w:val="0"/>
      <w:marBottom w:val="0"/>
      <w:divBdr>
        <w:top w:val="none" w:sz="0" w:space="0" w:color="auto"/>
        <w:left w:val="none" w:sz="0" w:space="0" w:color="auto"/>
        <w:bottom w:val="none" w:sz="0" w:space="0" w:color="auto"/>
        <w:right w:val="none" w:sz="0" w:space="0" w:color="auto"/>
      </w:divBdr>
    </w:div>
    <w:div w:id="109594680">
      <w:bodyDiv w:val="1"/>
      <w:marLeft w:val="0"/>
      <w:marRight w:val="0"/>
      <w:marTop w:val="0"/>
      <w:marBottom w:val="0"/>
      <w:divBdr>
        <w:top w:val="none" w:sz="0" w:space="0" w:color="auto"/>
        <w:left w:val="none" w:sz="0" w:space="0" w:color="auto"/>
        <w:bottom w:val="none" w:sz="0" w:space="0" w:color="auto"/>
        <w:right w:val="none" w:sz="0" w:space="0" w:color="auto"/>
      </w:divBdr>
    </w:div>
    <w:div w:id="146749712">
      <w:bodyDiv w:val="1"/>
      <w:marLeft w:val="0"/>
      <w:marRight w:val="0"/>
      <w:marTop w:val="0"/>
      <w:marBottom w:val="0"/>
      <w:divBdr>
        <w:top w:val="none" w:sz="0" w:space="0" w:color="auto"/>
        <w:left w:val="none" w:sz="0" w:space="0" w:color="auto"/>
        <w:bottom w:val="none" w:sz="0" w:space="0" w:color="auto"/>
        <w:right w:val="none" w:sz="0" w:space="0" w:color="auto"/>
      </w:divBdr>
    </w:div>
    <w:div w:id="171266192">
      <w:bodyDiv w:val="1"/>
      <w:marLeft w:val="0"/>
      <w:marRight w:val="0"/>
      <w:marTop w:val="0"/>
      <w:marBottom w:val="0"/>
      <w:divBdr>
        <w:top w:val="none" w:sz="0" w:space="0" w:color="auto"/>
        <w:left w:val="none" w:sz="0" w:space="0" w:color="auto"/>
        <w:bottom w:val="none" w:sz="0" w:space="0" w:color="auto"/>
        <w:right w:val="none" w:sz="0" w:space="0" w:color="auto"/>
      </w:divBdr>
    </w:div>
    <w:div w:id="192303572">
      <w:bodyDiv w:val="1"/>
      <w:marLeft w:val="0"/>
      <w:marRight w:val="0"/>
      <w:marTop w:val="0"/>
      <w:marBottom w:val="0"/>
      <w:divBdr>
        <w:top w:val="none" w:sz="0" w:space="0" w:color="auto"/>
        <w:left w:val="none" w:sz="0" w:space="0" w:color="auto"/>
        <w:bottom w:val="none" w:sz="0" w:space="0" w:color="auto"/>
        <w:right w:val="none" w:sz="0" w:space="0" w:color="auto"/>
      </w:divBdr>
    </w:div>
    <w:div w:id="232013584">
      <w:bodyDiv w:val="1"/>
      <w:marLeft w:val="0"/>
      <w:marRight w:val="0"/>
      <w:marTop w:val="0"/>
      <w:marBottom w:val="0"/>
      <w:divBdr>
        <w:top w:val="none" w:sz="0" w:space="0" w:color="auto"/>
        <w:left w:val="none" w:sz="0" w:space="0" w:color="auto"/>
        <w:bottom w:val="none" w:sz="0" w:space="0" w:color="auto"/>
        <w:right w:val="none" w:sz="0" w:space="0" w:color="auto"/>
      </w:divBdr>
    </w:div>
    <w:div w:id="276107232">
      <w:bodyDiv w:val="1"/>
      <w:marLeft w:val="0"/>
      <w:marRight w:val="0"/>
      <w:marTop w:val="0"/>
      <w:marBottom w:val="0"/>
      <w:divBdr>
        <w:top w:val="none" w:sz="0" w:space="0" w:color="auto"/>
        <w:left w:val="none" w:sz="0" w:space="0" w:color="auto"/>
        <w:bottom w:val="none" w:sz="0" w:space="0" w:color="auto"/>
        <w:right w:val="none" w:sz="0" w:space="0" w:color="auto"/>
      </w:divBdr>
    </w:div>
    <w:div w:id="353770007">
      <w:bodyDiv w:val="1"/>
      <w:marLeft w:val="0"/>
      <w:marRight w:val="0"/>
      <w:marTop w:val="0"/>
      <w:marBottom w:val="0"/>
      <w:divBdr>
        <w:top w:val="none" w:sz="0" w:space="0" w:color="auto"/>
        <w:left w:val="none" w:sz="0" w:space="0" w:color="auto"/>
        <w:bottom w:val="none" w:sz="0" w:space="0" w:color="auto"/>
        <w:right w:val="none" w:sz="0" w:space="0" w:color="auto"/>
      </w:divBdr>
      <w:divsChild>
        <w:div w:id="46533528">
          <w:marLeft w:val="0"/>
          <w:marRight w:val="0"/>
          <w:marTop w:val="0"/>
          <w:marBottom w:val="0"/>
          <w:divBdr>
            <w:top w:val="none" w:sz="0" w:space="0" w:color="auto"/>
            <w:left w:val="none" w:sz="0" w:space="0" w:color="auto"/>
            <w:bottom w:val="none" w:sz="0" w:space="0" w:color="auto"/>
            <w:right w:val="none" w:sz="0" w:space="0" w:color="auto"/>
          </w:divBdr>
          <w:divsChild>
            <w:div w:id="1520460830">
              <w:marLeft w:val="0"/>
              <w:marRight w:val="0"/>
              <w:marTop w:val="30"/>
              <w:marBottom w:val="30"/>
              <w:divBdr>
                <w:top w:val="none" w:sz="0" w:space="0" w:color="auto"/>
                <w:left w:val="none" w:sz="0" w:space="0" w:color="auto"/>
                <w:bottom w:val="none" w:sz="0" w:space="0" w:color="auto"/>
                <w:right w:val="none" w:sz="0" w:space="0" w:color="auto"/>
              </w:divBdr>
              <w:divsChild>
                <w:div w:id="43022413">
                  <w:marLeft w:val="0"/>
                  <w:marRight w:val="0"/>
                  <w:marTop w:val="0"/>
                  <w:marBottom w:val="0"/>
                  <w:divBdr>
                    <w:top w:val="none" w:sz="0" w:space="0" w:color="auto"/>
                    <w:left w:val="none" w:sz="0" w:space="0" w:color="auto"/>
                    <w:bottom w:val="none" w:sz="0" w:space="0" w:color="auto"/>
                    <w:right w:val="none" w:sz="0" w:space="0" w:color="auto"/>
                  </w:divBdr>
                  <w:divsChild>
                    <w:div w:id="1239054685">
                      <w:marLeft w:val="0"/>
                      <w:marRight w:val="0"/>
                      <w:marTop w:val="0"/>
                      <w:marBottom w:val="0"/>
                      <w:divBdr>
                        <w:top w:val="none" w:sz="0" w:space="0" w:color="auto"/>
                        <w:left w:val="none" w:sz="0" w:space="0" w:color="auto"/>
                        <w:bottom w:val="none" w:sz="0" w:space="0" w:color="auto"/>
                        <w:right w:val="none" w:sz="0" w:space="0" w:color="auto"/>
                      </w:divBdr>
                    </w:div>
                  </w:divsChild>
                </w:div>
                <w:div w:id="266275140">
                  <w:marLeft w:val="0"/>
                  <w:marRight w:val="0"/>
                  <w:marTop w:val="0"/>
                  <w:marBottom w:val="0"/>
                  <w:divBdr>
                    <w:top w:val="none" w:sz="0" w:space="0" w:color="auto"/>
                    <w:left w:val="none" w:sz="0" w:space="0" w:color="auto"/>
                    <w:bottom w:val="none" w:sz="0" w:space="0" w:color="auto"/>
                    <w:right w:val="none" w:sz="0" w:space="0" w:color="auto"/>
                  </w:divBdr>
                  <w:divsChild>
                    <w:div w:id="1341201063">
                      <w:marLeft w:val="0"/>
                      <w:marRight w:val="0"/>
                      <w:marTop w:val="0"/>
                      <w:marBottom w:val="0"/>
                      <w:divBdr>
                        <w:top w:val="none" w:sz="0" w:space="0" w:color="auto"/>
                        <w:left w:val="none" w:sz="0" w:space="0" w:color="auto"/>
                        <w:bottom w:val="none" w:sz="0" w:space="0" w:color="auto"/>
                        <w:right w:val="none" w:sz="0" w:space="0" w:color="auto"/>
                      </w:divBdr>
                    </w:div>
                  </w:divsChild>
                </w:div>
                <w:div w:id="1005280336">
                  <w:marLeft w:val="0"/>
                  <w:marRight w:val="0"/>
                  <w:marTop w:val="0"/>
                  <w:marBottom w:val="0"/>
                  <w:divBdr>
                    <w:top w:val="none" w:sz="0" w:space="0" w:color="auto"/>
                    <w:left w:val="none" w:sz="0" w:space="0" w:color="auto"/>
                    <w:bottom w:val="none" w:sz="0" w:space="0" w:color="auto"/>
                    <w:right w:val="none" w:sz="0" w:space="0" w:color="auto"/>
                  </w:divBdr>
                  <w:divsChild>
                    <w:div w:id="419764914">
                      <w:marLeft w:val="0"/>
                      <w:marRight w:val="0"/>
                      <w:marTop w:val="0"/>
                      <w:marBottom w:val="0"/>
                      <w:divBdr>
                        <w:top w:val="none" w:sz="0" w:space="0" w:color="auto"/>
                        <w:left w:val="none" w:sz="0" w:space="0" w:color="auto"/>
                        <w:bottom w:val="none" w:sz="0" w:space="0" w:color="auto"/>
                        <w:right w:val="none" w:sz="0" w:space="0" w:color="auto"/>
                      </w:divBdr>
                    </w:div>
                  </w:divsChild>
                </w:div>
                <w:div w:id="1023942567">
                  <w:marLeft w:val="0"/>
                  <w:marRight w:val="0"/>
                  <w:marTop w:val="0"/>
                  <w:marBottom w:val="0"/>
                  <w:divBdr>
                    <w:top w:val="none" w:sz="0" w:space="0" w:color="auto"/>
                    <w:left w:val="none" w:sz="0" w:space="0" w:color="auto"/>
                    <w:bottom w:val="none" w:sz="0" w:space="0" w:color="auto"/>
                    <w:right w:val="none" w:sz="0" w:space="0" w:color="auto"/>
                  </w:divBdr>
                  <w:divsChild>
                    <w:div w:id="193733879">
                      <w:marLeft w:val="0"/>
                      <w:marRight w:val="0"/>
                      <w:marTop w:val="0"/>
                      <w:marBottom w:val="0"/>
                      <w:divBdr>
                        <w:top w:val="none" w:sz="0" w:space="0" w:color="auto"/>
                        <w:left w:val="none" w:sz="0" w:space="0" w:color="auto"/>
                        <w:bottom w:val="none" w:sz="0" w:space="0" w:color="auto"/>
                        <w:right w:val="none" w:sz="0" w:space="0" w:color="auto"/>
                      </w:divBdr>
                    </w:div>
                  </w:divsChild>
                </w:div>
                <w:div w:id="1032923227">
                  <w:marLeft w:val="0"/>
                  <w:marRight w:val="0"/>
                  <w:marTop w:val="0"/>
                  <w:marBottom w:val="0"/>
                  <w:divBdr>
                    <w:top w:val="none" w:sz="0" w:space="0" w:color="auto"/>
                    <w:left w:val="none" w:sz="0" w:space="0" w:color="auto"/>
                    <w:bottom w:val="none" w:sz="0" w:space="0" w:color="auto"/>
                    <w:right w:val="none" w:sz="0" w:space="0" w:color="auto"/>
                  </w:divBdr>
                  <w:divsChild>
                    <w:div w:id="433671468">
                      <w:marLeft w:val="0"/>
                      <w:marRight w:val="0"/>
                      <w:marTop w:val="0"/>
                      <w:marBottom w:val="0"/>
                      <w:divBdr>
                        <w:top w:val="none" w:sz="0" w:space="0" w:color="auto"/>
                        <w:left w:val="none" w:sz="0" w:space="0" w:color="auto"/>
                        <w:bottom w:val="none" w:sz="0" w:space="0" w:color="auto"/>
                        <w:right w:val="none" w:sz="0" w:space="0" w:color="auto"/>
                      </w:divBdr>
                    </w:div>
                  </w:divsChild>
                </w:div>
                <w:div w:id="1305966852">
                  <w:marLeft w:val="0"/>
                  <w:marRight w:val="0"/>
                  <w:marTop w:val="0"/>
                  <w:marBottom w:val="0"/>
                  <w:divBdr>
                    <w:top w:val="none" w:sz="0" w:space="0" w:color="auto"/>
                    <w:left w:val="none" w:sz="0" w:space="0" w:color="auto"/>
                    <w:bottom w:val="none" w:sz="0" w:space="0" w:color="auto"/>
                    <w:right w:val="none" w:sz="0" w:space="0" w:color="auto"/>
                  </w:divBdr>
                  <w:divsChild>
                    <w:div w:id="289746402">
                      <w:marLeft w:val="0"/>
                      <w:marRight w:val="0"/>
                      <w:marTop w:val="0"/>
                      <w:marBottom w:val="0"/>
                      <w:divBdr>
                        <w:top w:val="none" w:sz="0" w:space="0" w:color="auto"/>
                        <w:left w:val="none" w:sz="0" w:space="0" w:color="auto"/>
                        <w:bottom w:val="none" w:sz="0" w:space="0" w:color="auto"/>
                        <w:right w:val="none" w:sz="0" w:space="0" w:color="auto"/>
                      </w:divBdr>
                    </w:div>
                  </w:divsChild>
                </w:div>
                <w:div w:id="1341589927">
                  <w:marLeft w:val="0"/>
                  <w:marRight w:val="0"/>
                  <w:marTop w:val="0"/>
                  <w:marBottom w:val="0"/>
                  <w:divBdr>
                    <w:top w:val="none" w:sz="0" w:space="0" w:color="auto"/>
                    <w:left w:val="none" w:sz="0" w:space="0" w:color="auto"/>
                    <w:bottom w:val="none" w:sz="0" w:space="0" w:color="auto"/>
                    <w:right w:val="none" w:sz="0" w:space="0" w:color="auto"/>
                  </w:divBdr>
                  <w:divsChild>
                    <w:div w:id="1552500720">
                      <w:marLeft w:val="0"/>
                      <w:marRight w:val="0"/>
                      <w:marTop w:val="0"/>
                      <w:marBottom w:val="0"/>
                      <w:divBdr>
                        <w:top w:val="none" w:sz="0" w:space="0" w:color="auto"/>
                        <w:left w:val="none" w:sz="0" w:space="0" w:color="auto"/>
                        <w:bottom w:val="none" w:sz="0" w:space="0" w:color="auto"/>
                        <w:right w:val="none" w:sz="0" w:space="0" w:color="auto"/>
                      </w:divBdr>
                    </w:div>
                  </w:divsChild>
                </w:div>
                <w:div w:id="1513909938">
                  <w:marLeft w:val="0"/>
                  <w:marRight w:val="0"/>
                  <w:marTop w:val="0"/>
                  <w:marBottom w:val="0"/>
                  <w:divBdr>
                    <w:top w:val="none" w:sz="0" w:space="0" w:color="auto"/>
                    <w:left w:val="none" w:sz="0" w:space="0" w:color="auto"/>
                    <w:bottom w:val="none" w:sz="0" w:space="0" w:color="auto"/>
                    <w:right w:val="none" w:sz="0" w:space="0" w:color="auto"/>
                  </w:divBdr>
                  <w:divsChild>
                    <w:div w:id="1573005867">
                      <w:marLeft w:val="0"/>
                      <w:marRight w:val="0"/>
                      <w:marTop w:val="0"/>
                      <w:marBottom w:val="0"/>
                      <w:divBdr>
                        <w:top w:val="none" w:sz="0" w:space="0" w:color="auto"/>
                        <w:left w:val="none" w:sz="0" w:space="0" w:color="auto"/>
                        <w:bottom w:val="none" w:sz="0" w:space="0" w:color="auto"/>
                        <w:right w:val="none" w:sz="0" w:space="0" w:color="auto"/>
                      </w:divBdr>
                    </w:div>
                  </w:divsChild>
                </w:div>
                <w:div w:id="1722822144">
                  <w:marLeft w:val="0"/>
                  <w:marRight w:val="0"/>
                  <w:marTop w:val="0"/>
                  <w:marBottom w:val="0"/>
                  <w:divBdr>
                    <w:top w:val="none" w:sz="0" w:space="0" w:color="auto"/>
                    <w:left w:val="none" w:sz="0" w:space="0" w:color="auto"/>
                    <w:bottom w:val="none" w:sz="0" w:space="0" w:color="auto"/>
                    <w:right w:val="none" w:sz="0" w:space="0" w:color="auto"/>
                  </w:divBdr>
                  <w:divsChild>
                    <w:div w:id="1150484599">
                      <w:marLeft w:val="0"/>
                      <w:marRight w:val="0"/>
                      <w:marTop w:val="0"/>
                      <w:marBottom w:val="0"/>
                      <w:divBdr>
                        <w:top w:val="none" w:sz="0" w:space="0" w:color="auto"/>
                        <w:left w:val="none" w:sz="0" w:space="0" w:color="auto"/>
                        <w:bottom w:val="none" w:sz="0" w:space="0" w:color="auto"/>
                        <w:right w:val="none" w:sz="0" w:space="0" w:color="auto"/>
                      </w:divBdr>
                    </w:div>
                  </w:divsChild>
                </w:div>
                <w:div w:id="1736314219">
                  <w:marLeft w:val="0"/>
                  <w:marRight w:val="0"/>
                  <w:marTop w:val="0"/>
                  <w:marBottom w:val="0"/>
                  <w:divBdr>
                    <w:top w:val="none" w:sz="0" w:space="0" w:color="auto"/>
                    <w:left w:val="none" w:sz="0" w:space="0" w:color="auto"/>
                    <w:bottom w:val="none" w:sz="0" w:space="0" w:color="auto"/>
                    <w:right w:val="none" w:sz="0" w:space="0" w:color="auto"/>
                  </w:divBdr>
                  <w:divsChild>
                    <w:div w:id="917516531">
                      <w:marLeft w:val="0"/>
                      <w:marRight w:val="0"/>
                      <w:marTop w:val="0"/>
                      <w:marBottom w:val="0"/>
                      <w:divBdr>
                        <w:top w:val="none" w:sz="0" w:space="0" w:color="auto"/>
                        <w:left w:val="none" w:sz="0" w:space="0" w:color="auto"/>
                        <w:bottom w:val="none" w:sz="0" w:space="0" w:color="auto"/>
                        <w:right w:val="none" w:sz="0" w:space="0" w:color="auto"/>
                      </w:divBdr>
                    </w:div>
                  </w:divsChild>
                </w:div>
                <w:div w:id="1848016644">
                  <w:marLeft w:val="0"/>
                  <w:marRight w:val="0"/>
                  <w:marTop w:val="0"/>
                  <w:marBottom w:val="0"/>
                  <w:divBdr>
                    <w:top w:val="none" w:sz="0" w:space="0" w:color="auto"/>
                    <w:left w:val="none" w:sz="0" w:space="0" w:color="auto"/>
                    <w:bottom w:val="none" w:sz="0" w:space="0" w:color="auto"/>
                    <w:right w:val="none" w:sz="0" w:space="0" w:color="auto"/>
                  </w:divBdr>
                  <w:divsChild>
                    <w:div w:id="1783186670">
                      <w:marLeft w:val="0"/>
                      <w:marRight w:val="0"/>
                      <w:marTop w:val="0"/>
                      <w:marBottom w:val="0"/>
                      <w:divBdr>
                        <w:top w:val="none" w:sz="0" w:space="0" w:color="auto"/>
                        <w:left w:val="none" w:sz="0" w:space="0" w:color="auto"/>
                        <w:bottom w:val="none" w:sz="0" w:space="0" w:color="auto"/>
                        <w:right w:val="none" w:sz="0" w:space="0" w:color="auto"/>
                      </w:divBdr>
                    </w:div>
                  </w:divsChild>
                </w:div>
                <w:div w:id="1853718170">
                  <w:marLeft w:val="0"/>
                  <w:marRight w:val="0"/>
                  <w:marTop w:val="0"/>
                  <w:marBottom w:val="0"/>
                  <w:divBdr>
                    <w:top w:val="none" w:sz="0" w:space="0" w:color="auto"/>
                    <w:left w:val="none" w:sz="0" w:space="0" w:color="auto"/>
                    <w:bottom w:val="none" w:sz="0" w:space="0" w:color="auto"/>
                    <w:right w:val="none" w:sz="0" w:space="0" w:color="auto"/>
                  </w:divBdr>
                  <w:divsChild>
                    <w:div w:id="1919513838">
                      <w:marLeft w:val="0"/>
                      <w:marRight w:val="0"/>
                      <w:marTop w:val="0"/>
                      <w:marBottom w:val="0"/>
                      <w:divBdr>
                        <w:top w:val="none" w:sz="0" w:space="0" w:color="auto"/>
                        <w:left w:val="none" w:sz="0" w:space="0" w:color="auto"/>
                        <w:bottom w:val="none" w:sz="0" w:space="0" w:color="auto"/>
                        <w:right w:val="none" w:sz="0" w:space="0" w:color="auto"/>
                      </w:divBdr>
                    </w:div>
                  </w:divsChild>
                </w:div>
                <w:div w:id="2102993195">
                  <w:marLeft w:val="0"/>
                  <w:marRight w:val="0"/>
                  <w:marTop w:val="0"/>
                  <w:marBottom w:val="0"/>
                  <w:divBdr>
                    <w:top w:val="none" w:sz="0" w:space="0" w:color="auto"/>
                    <w:left w:val="none" w:sz="0" w:space="0" w:color="auto"/>
                    <w:bottom w:val="none" w:sz="0" w:space="0" w:color="auto"/>
                    <w:right w:val="none" w:sz="0" w:space="0" w:color="auto"/>
                  </w:divBdr>
                  <w:divsChild>
                    <w:div w:id="54776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922585">
          <w:marLeft w:val="0"/>
          <w:marRight w:val="0"/>
          <w:marTop w:val="0"/>
          <w:marBottom w:val="0"/>
          <w:divBdr>
            <w:top w:val="none" w:sz="0" w:space="0" w:color="auto"/>
            <w:left w:val="none" w:sz="0" w:space="0" w:color="auto"/>
            <w:bottom w:val="none" w:sz="0" w:space="0" w:color="auto"/>
            <w:right w:val="none" w:sz="0" w:space="0" w:color="auto"/>
          </w:divBdr>
          <w:divsChild>
            <w:div w:id="539712209">
              <w:marLeft w:val="0"/>
              <w:marRight w:val="0"/>
              <w:marTop w:val="30"/>
              <w:marBottom w:val="30"/>
              <w:divBdr>
                <w:top w:val="none" w:sz="0" w:space="0" w:color="auto"/>
                <w:left w:val="none" w:sz="0" w:space="0" w:color="auto"/>
                <w:bottom w:val="none" w:sz="0" w:space="0" w:color="auto"/>
                <w:right w:val="none" w:sz="0" w:space="0" w:color="auto"/>
              </w:divBdr>
              <w:divsChild>
                <w:div w:id="219751095">
                  <w:marLeft w:val="0"/>
                  <w:marRight w:val="0"/>
                  <w:marTop w:val="0"/>
                  <w:marBottom w:val="0"/>
                  <w:divBdr>
                    <w:top w:val="none" w:sz="0" w:space="0" w:color="auto"/>
                    <w:left w:val="none" w:sz="0" w:space="0" w:color="auto"/>
                    <w:bottom w:val="none" w:sz="0" w:space="0" w:color="auto"/>
                    <w:right w:val="none" w:sz="0" w:space="0" w:color="auto"/>
                  </w:divBdr>
                  <w:divsChild>
                    <w:div w:id="1849367130">
                      <w:marLeft w:val="0"/>
                      <w:marRight w:val="0"/>
                      <w:marTop w:val="0"/>
                      <w:marBottom w:val="0"/>
                      <w:divBdr>
                        <w:top w:val="none" w:sz="0" w:space="0" w:color="auto"/>
                        <w:left w:val="none" w:sz="0" w:space="0" w:color="auto"/>
                        <w:bottom w:val="none" w:sz="0" w:space="0" w:color="auto"/>
                        <w:right w:val="none" w:sz="0" w:space="0" w:color="auto"/>
                      </w:divBdr>
                    </w:div>
                  </w:divsChild>
                </w:div>
                <w:div w:id="517962893">
                  <w:marLeft w:val="0"/>
                  <w:marRight w:val="0"/>
                  <w:marTop w:val="0"/>
                  <w:marBottom w:val="0"/>
                  <w:divBdr>
                    <w:top w:val="none" w:sz="0" w:space="0" w:color="auto"/>
                    <w:left w:val="none" w:sz="0" w:space="0" w:color="auto"/>
                    <w:bottom w:val="none" w:sz="0" w:space="0" w:color="auto"/>
                    <w:right w:val="none" w:sz="0" w:space="0" w:color="auto"/>
                  </w:divBdr>
                  <w:divsChild>
                    <w:div w:id="1724450533">
                      <w:marLeft w:val="0"/>
                      <w:marRight w:val="0"/>
                      <w:marTop w:val="0"/>
                      <w:marBottom w:val="0"/>
                      <w:divBdr>
                        <w:top w:val="none" w:sz="0" w:space="0" w:color="auto"/>
                        <w:left w:val="none" w:sz="0" w:space="0" w:color="auto"/>
                        <w:bottom w:val="none" w:sz="0" w:space="0" w:color="auto"/>
                        <w:right w:val="none" w:sz="0" w:space="0" w:color="auto"/>
                      </w:divBdr>
                    </w:div>
                    <w:div w:id="2105296908">
                      <w:marLeft w:val="0"/>
                      <w:marRight w:val="0"/>
                      <w:marTop w:val="0"/>
                      <w:marBottom w:val="0"/>
                      <w:divBdr>
                        <w:top w:val="none" w:sz="0" w:space="0" w:color="auto"/>
                        <w:left w:val="none" w:sz="0" w:space="0" w:color="auto"/>
                        <w:bottom w:val="none" w:sz="0" w:space="0" w:color="auto"/>
                        <w:right w:val="none" w:sz="0" w:space="0" w:color="auto"/>
                      </w:divBdr>
                    </w:div>
                  </w:divsChild>
                </w:div>
                <w:div w:id="752237685">
                  <w:marLeft w:val="0"/>
                  <w:marRight w:val="0"/>
                  <w:marTop w:val="0"/>
                  <w:marBottom w:val="0"/>
                  <w:divBdr>
                    <w:top w:val="none" w:sz="0" w:space="0" w:color="auto"/>
                    <w:left w:val="none" w:sz="0" w:space="0" w:color="auto"/>
                    <w:bottom w:val="none" w:sz="0" w:space="0" w:color="auto"/>
                    <w:right w:val="none" w:sz="0" w:space="0" w:color="auto"/>
                  </w:divBdr>
                  <w:divsChild>
                    <w:div w:id="724062228">
                      <w:marLeft w:val="0"/>
                      <w:marRight w:val="0"/>
                      <w:marTop w:val="0"/>
                      <w:marBottom w:val="0"/>
                      <w:divBdr>
                        <w:top w:val="none" w:sz="0" w:space="0" w:color="auto"/>
                        <w:left w:val="none" w:sz="0" w:space="0" w:color="auto"/>
                        <w:bottom w:val="none" w:sz="0" w:space="0" w:color="auto"/>
                        <w:right w:val="none" w:sz="0" w:space="0" w:color="auto"/>
                      </w:divBdr>
                    </w:div>
                  </w:divsChild>
                </w:div>
                <w:div w:id="812212604">
                  <w:marLeft w:val="0"/>
                  <w:marRight w:val="0"/>
                  <w:marTop w:val="0"/>
                  <w:marBottom w:val="0"/>
                  <w:divBdr>
                    <w:top w:val="none" w:sz="0" w:space="0" w:color="auto"/>
                    <w:left w:val="none" w:sz="0" w:space="0" w:color="auto"/>
                    <w:bottom w:val="none" w:sz="0" w:space="0" w:color="auto"/>
                    <w:right w:val="none" w:sz="0" w:space="0" w:color="auto"/>
                  </w:divBdr>
                  <w:divsChild>
                    <w:div w:id="377818848">
                      <w:marLeft w:val="0"/>
                      <w:marRight w:val="0"/>
                      <w:marTop w:val="0"/>
                      <w:marBottom w:val="0"/>
                      <w:divBdr>
                        <w:top w:val="none" w:sz="0" w:space="0" w:color="auto"/>
                        <w:left w:val="none" w:sz="0" w:space="0" w:color="auto"/>
                        <w:bottom w:val="none" w:sz="0" w:space="0" w:color="auto"/>
                        <w:right w:val="none" w:sz="0" w:space="0" w:color="auto"/>
                      </w:divBdr>
                    </w:div>
                  </w:divsChild>
                </w:div>
                <w:div w:id="988048314">
                  <w:marLeft w:val="0"/>
                  <w:marRight w:val="0"/>
                  <w:marTop w:val="0"/>
                  <w:marBottom w:val="0"/>
                  <w:divBdr>
                    <w:top w:val="none" w:sz="0" w:space="0" w:color="auto"/>
                    <w:left w:val="none" w:sz="0" w:space="0" w:color="auto"/>
                    <w:bottom w:val="none" w:sz="0" w:space="0" w:color="auto"/>
                    <w:right w:val="none" w:sz="0" w:space="0" w:color="auto"/>
                  </w:divBdr>
                  <w:divsChild>
                    <w:div w:id="2133086775">
                      <w:marLeft w:val="0"/>
                      <w:marRight w:val="0"/>
                      <w:marTop w:val="0"/>
                      <w:marBottom w:val="0"/>
                      <w:divBdr>
                        <w:top w:val="none" w:sz="0" w:space="0" w:color="auto"/>
                        <w:left w:val="none" w:sz="0" w:space="0" w:color="auto"/>
                        <w:bottom w:val="none" w:sz="0" w:space="0" w:color="auto"/>
                        <w:right w:val="none" w:sz="0" w:space="0" w:color="auto"/>
                      </w:divBdr>
                    </w:div>
                  </w:divsChild>
                </w:div>
                <w:div w:id="1047997349">
                  <w:marLeft w:val="0"/>
                  <w:marRight w:val="0"/>
                  <w:marTop w:val="0"/>
                  <w:marBottom w:val="0"/>
                  <w:divBdr>
                    <w:top w:val="none" w:sz="0" w:space="0" w:color="auto"/>
                    <w:left w:val="none" w:sz="0" w:space="0" w:color="auto"/>
                    <w:bottom w:val="none" w:sz="0" w:space="0" w:color="auto"/>
                    <w:right w:val="none" w:sz="0" w:space="0" w:color="auto"/>
                  </w:divBdr>
                  <w:divsChild>
                    <w:div w:id="1519660767">
                      <w:marLeft w:val="0"/>
                      <w:marRight w:val="0"/>
                      <w:marTop w:val="0"/>
                      <w:marBottom w:val="0"/>
                      <w:divBdr>
                        <w:top w:val="none" w:sz="0" w:space="0" w:color="auto"/>
                        <w:left w:val="none" w:sz="0" w:space="0" w:color="auto"/>
                        <w:bottom w:val="none" w:sz="0" w:space="0" w:color="auto"/>
                        <w:right w:val="none" w:sz="0" w:space="0" w:color="auto"/>
                      </w:divBdr>
                    </w:div>
                  </w:divsChild>
                </w:div>
                <w:div w:id="1573075403">
                  <w:marLeft w:val="0"/>
                  <w:marRight w:val="0"/>
                  <w:marTop w:val="0"/>
                  <w:marBottom w:val="0"/>
                  <w:divBdr>
                    <w:top w:val="none" w:sz="0" w:space="0" w:color="auto"/>
                    <w:left w:val="none" w:sz="0" w:space="0" w:color="auto"/>
                    <w:bottom w:val="none" w:sz="0" w:space="0" w:color="auto"/>
                    <w:right w:val="none" w:sz="0" w:space="0" w:color="auto"/>
                  </w:divBdr>
                  <w:divsChild>
                    <w:div w:id="20865166">
                      <w:marLeft w:val="0"/>
                      <w:marRight w:val="0"/>
                      <w:marTop w:val="0"/>
                      <w:marBottom w:val="0"/>
                      <w:divBdr>
                        <w:top w:val="none" w:sz="0" w:space="0" w:color="auto"/>
                        <w:left w:val="none" w:sz="0" w:space="0" w:color="auto"/>
                        <w:bottom w:val="none" w:sz="0" w:space="0" w:color="auto"/>
                        <w:right w:val="none" w:sz="0" w:space="0" w:color="auto"/>
                      </w:divBdr>
                    </w:div>
                  </w:divsChild>
                </w:div>
                <w:div w:id="1590459800">
                  <w:marLeft w:val="0"/>
                  <w:marRight w:val="0"/>
                  <w:marTop w:val="0"/>
                  <w:marBottom w:val="0"/>
                  <w:divBdr>
                    <w:top w:val="none" w:sz="0" w:space="0" w:color="auto"/>
                    <w:left w:val="none" w:sz="0" w:space="0" w:color="auto"/>
                    <w:bottom w:val="none" w:sz="0" w:space="0" w:color="auto"/>
                    <w:right w:val="none" w:sz="0" w:space="0" w:color="auto"/>
                  </w:divBdr>
                  <w:divsChild>
                    <w:div w:id="755399074">
                      <w:marLeft w:val="0"/>
                      <w:marRight w:val="0"/>
                      <w:marTop w:val="0"/>
                      <w:marBottom w:val="0"/>
                      <w:divBdr>
                        <w:top w:val="none" w:sz="0" w:space="0" w:color="auto"/>
                        <w:left w:val="none" w:sz="0" w:space="0" w:color="auto"/>
                        <w:bottom w:val="none" w:sz="0" w:space="0" w:color="auto"/>
                        <w:right w:val="none" w:sz="0" w:space="0" w:color="auto"/>
                      </w:divBdr>
                    </w:div>
                  </w:divsChild>
                </w:div>
                <w:div w:id="1698237523">
                  <w:marLeft w:val="0"/>
                  <w:marRight w:val="0"/>
                  <w:marTop w:val="0"/>
                  <w:marBottom w:val="0"/>
                  <w:divBdr>
                    <w:top w:val="none" w:sz="0" w:space="0" w:color="auto"/>
                    <w:left w:val="none" w:sz="0" w:space="0" w:color="auto"/>
                    <w:bottom w:val="none" w:sz="0" w:space="0" w:color="auto"/>
                    <w:right w:val="none" w:sz="0" w:space="0" w:color="auto"/>
                  </w:divBdr>
                  <w:divsChild>
                    <w:div w:id="398943085">
                      <w:marLeft w:val="0"/>
                      <w:marRight w:val="0"/>
                      <w:marTop w:val="0"/>
                      <w:marBottom w:val="0"/>
                      <w:divBdr>
                        <w:top w:val="none" w:sz="0" w:space="0" w:color="auto"/>
                        <w:left w:val="none" w:sz="0" w:space="0" w:color="auto"/>
                        <w:bottom w:val="none" w:sz="0" w:space="0" w:color="auto"/>
                        <w:right w:val="none" w:sz="0" w:space="0" w:color="auto"/>
                      </w:divBdr>
                    </w:div>
                  </w:divsChild>
                </w:div>
                <w:div w:id="1930918497">
                  <w:marLeft w:val="0"/>
                  <w:marRight w:val="0"/>
                  <w:marTop w:val="0"/>
                  <w:marBottom w:val="0"/>
                  <w:divBdr>
                    <w:top w:val="none" w:sz="0" w:space="0" w:color="auto"/>
                    <w:left w:val="none" w:sz="0" w:space="0" w:color="auto"/>
                    <w:bottom w:val="none" w:sz="0" w:space="0" w:color="auto"/>
                    <w:right w:val="none" w:sz="0" w:space="0" w:color="auto"/>
                  </w:divBdr>
                  <w:divsChild>
                    <w:div w:id="1722703248">
                      <w:marLeft w:val="0"/>
                      <w:marRight w:val="0"/>
                      <w:marTop w:val="0"/>
                      <w:marBottom w:val="0"/>
                      <w:divBdr>
                        <w:top w:val="none" w:sz="0" w:space="0" w:color="auto"/>
                        <w:left w:val="none" w:sz="0" w:space="0" w:color="auto"/>
                        <w:bottom w:val="none" w:sz="0" w:space="0" w:color="auto"/>
                        <w:right w:val="none" w:sz="0" w:space="0" w:color="auto"/>
                      </w:divBdr>
                    </w:div>
                  </w:divsChild>
                </w:div>
                <w:div w:id="1986540926">
                  <w:marLeft w:val="0"/>
                  <w:marRight w:val="0"/>
                  <w:marTop w:val="0"/>
                  <w:marBottom w:val="0"/>
                  <w:divBdr>
                    <w:top w:val="none" w:sz="0" w:space="0" w:color="auto"/>
                    <w:left w:val="none" w:sz="0" w:space="0" w:color="auto"/>
                    <w:bottom w:val="none" w:sz="0" w:space="0" w:color="auto"/>
                    <w:right w:val="none" w:sz="0" w:space="0" w:color="auto"/>
                  </w:divBdr>
                  <w:divsChild>
                    <w:div w:id="1319505517">
                      <w:marLeft w:val="0"/>
                      <w:marRight w:val="0"/>
                      <w:marTop w:val="0"/>
                      <w:marBottom w:val="0"/>
                      <w:divBdr>
                        <w:top w:val="none" w:sz="0" w:space="0" w:color="auto"/>
                        <w:left w:val="none" w:sz="0" w:space="0" w:color="auto"/>
                        <w:bottom w:val="none" w:sz="0" w:space="0" w:color="auto"/>
                        <w:right w:val="none" w:sz="0" w:space="0" w:color="auto"/>
                      </w:divBdr>
                    </w:div>
                  </w:divsChild>
                </w:div>
                <w:div w:id="2028019448">
                  <w:marLeft w:val="0"/>
                  <w:marRight w:val="0"/>
                  <w:marTop w:val="0"/>
                  <w:marBottom w:val="0"/>
                  <w:divBdr>
                    <w:top w:val="none" w:sz="0" w:space="0" w:color="auto"/>
                    <w:left w:val="none" w:sz="0" w:space="0" w:color="auto"/>
                    <w:bottom w:val="none" w:sz="0" w:space="0" w:color="auto"/>
                    <w:right w:val="none" w:sz="0" w:space="0" w:color="auto"/>
                  </w:divBdr>
                  <w:divsChild>
                    <w:div w:id="710958330">
                      <w:marLeft w:val="0"/>
                      <w:marRight w:val="0"/>
                      <w:marTop w:val="0"/>
                      <w:marBottom w:val="0"/>
                      <w:divBdr>
                        <w:top w:val="none" w:sz="0" w:space="0" w:color="auto"/>
                        <w:left w:val="none" w:sz="0" w:space="0" w:color="auto"/>
                        <w:bottom w:val="none" w:sz="0" w:space="0" w:color="auto"/>
                        <w:right w:val="none" w:sz="0" w:space="0" w:color="auto"/>
                      </w:divBdr>
                    </w:div>
                  </w:divsChild>
                </w:div>
                <w:div w:id="2039158400">
                  <w:marLeft w:val="0"/>
                  <w:marRight w:val="0"/>
                  <w:marTop w:val="0"/>
                  <w:marBottom w:val="0"/>
                  <w:divBdr>
                    <w:top w:val="none" w:sz="0" w:space="0" w:color="auto"/>
                    <w:left w:val="none" w:sz="0" w:space="0" w:color="auto"/>
                    <w:bottom w:val="none" w:sz="0" w:space="0" w:color="auto"/>
                    <w:right w:val="none" w:sz="0" w:space="0" w:color="auto"/>
                  </w:divBdr>
                  <w:divsChild>
                    <w:div w:id="177643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8649677">
          <w:marLeft w:val="0"/>
          <w:marRight w:val="0"/>
          <w:marTop w:val="0"/>
          <w:marBottom w:val="0"/>
          <w:divBdr>
            <w:top w:val="none" w:sz="0" w:space="0" w:color="auto"/>
            <w:left w:val="none" w:sz="0" w:space="0" w:color="auto"/>
            <w:bottom w:val="none" w:sz="0" w:space="0" w:color="auto"/>
            <w:right w:val="none" w:sz="0" w:space="0" w:color="auto"/>
          </w:divBdr>
          <w:divsChild>
            <w:div w:id="6642593">
              <w:marLeft w:val="0"/>
              <w:marRight w:val="0"/>
              <w:marTop w:val="0"/>
              <w:marBottom w:val="0"/>
              <w:divBdr>
                <w:top w:val="none" w:sz="0" w:space="0" w:color="auto"/>
                <w:left w:val="none" w:sz="0" w:space="0" w:color="auto"/>
                <w:bottom w:val="none" w:sz="0" w:space="0" w:color="auto"/>
                <w:right w:val="none" w:sz="0" w:space="0" w:color="auto"/>
              </w:divBdr>
            </w:div>
            <w:div w:id="469713438">
              <w:marLeft w:val="0"/>
              <w:marRight w:val="0"/>
              <w:marTop w:val="0"/>
              <w:marBottom w:val="0"/>
              <w:divBdr>
                <w:top w:val="none" w:sz="0" w:space="0" w:color="auto"/>
                <w:left w:val="none" w:sz="0" w:space="0" w:color="auto"/>
                <w:bottom w:val="none" w:sz="0" w:space="0" w:color="auto"/>
                <w:right w:val="none" w:sz="0" w:space="0" w:color="auto"/>
              </w:divBdr>
            </w:div>
            <w:div w:id="1302224530">
              <w:marLeft w:val="0"/>
              <w:marRight w:val="0"/>
              <w:marTop w:val="0"/>
              <w:marBottom w:val="0"/>
              <w:divBdr>
                <w:top w:val="none" w:sz="0" w:space="0" w:color="auto"/>
                <w:left w:val="none" w:sz="0" w:space="0" w:color="auto"/>
                <w:bottom w:val="none" w:sz="0" w:space="0" w:color="auto"/>
                <w:right w:val="none" w:sz="0" w:space="0" w:color="auto"/>
              </w:divBdr>
            </w:div>
            <w:div w:id="1618563465">
              <w:marLeft w:val="0"/>
              <w:marRight w:val="0"/>
              <w:marTop w:val="0"/>
              <w:marBottom w:val="0"/>
              <w:divBdr>
                <w:top w:val="none" w:sz="0" w:space="0" w:color="auto"/>
                <w:left w:val="none" w:sz="0" w:space="0" w:color="auto"/>
                <w:bottom w:val="none" w:sz="0" w:space="0" w:color="auto"/>
                <w:right w:val="none" w:sz="0" w:space="0" w:color="auto"/>
              </w:divBdr>
            </w:div>
          </w:divsChild>
        </w:div>
        <w:div w:id="1903248339">
          <w:marLeft w:val="0"/>
          <w:marRight w:val="0"/>
          <w:marTop w:val="0"/>
          <w:marBottom w:val="0"/>
          <w:divBdr>
            <w:top w:val="none" w:sz="0" w:space="0" w:color="auto"/>
            <w:left w:val="none" w:sz="0" w:space="0" w:color="auto"/>
            <w:bottom w:val="none" w:sz="0" w:space="0" w:color="auto"/>
            <w:right w:val="none" w:sz="0" w:space="0" w:color="auto"/>
          </w:divBdr>
          <w:divsChild>
            <w:div w:id="331955455">
              <w:marLeft w:val="0"/>
              <w:marRight w:val="0"/>
              <w:marTop w:val="0"/>
              <w:marBottom w:val="0"/>
              <w:divBdr>
                <w:top w:val="none" w:sz="0" w:space="0" w:color="auto"/>
                <w:left w:val="none" w:sz="0" w:space="0" w:color="auto"/>
                <w:bottom w:val="none" w:sz="0" w:space="0" w:color="auto"/>
                <w:right w:val="none" w:sz="0" w:space="0" w:color="auto"/>
              </w:divBdr>
            </w:div>
            <w:div w:id="1318192548">
              <w:marLeft w:val="0"/>
              <w:marRight w:val="0"/>
              <w:marTop w:val="0"/>
              <w:marBottom w:val="0"/>
              <w:divBdr>
                <w:top w:val="none" w:sz="0" w:space="0" w:color="auto"/>
                <w:left w:val="none" w:sz="0" w:space="0" w:color="auto"/>
                <w:bottom w:val="none" w:sz="0" w:space="0" w:color="auto"/>
                <w:right w:val="none" w:sz="0" w:space="0" w:color="auto"/>
              </w:divBdr>
            </w:div>
            <w:div w:id="1757552556">
              <w:marLeft w:val="0"/>
              <w:marRight w:val="0"/>
              <w:marTop w:val="0"/>
              <w:marBottom w:val="0"/>
              <w:divBdr>
                <w:top w:val="none" w:sz="0" w:space="0" w:color="auto"/>
                <w:left w:val="none" w:sz="0" w:space="0" w:color="auto"/>
                <w:bottom w:val="none" w:sz="0" w:space="0" w:color="auto"/>
                <w:right w:val="none" w:sz="0" w:space="0" w:color="auto"/>
              </w:divBdr>
            </w:div>
            <w:div w:id="1949315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249214">
      <w:bodyDiv w:val="1"/>
      <w:marLeft w:val="0"/>
      <w:marRight w:val="0"/>
      <w:marTop w:val="0"/>
      <w:marBottom w:val="0"/>
      <w:divBdr>
        <w:top w:val="none" w:sz="0" w:space="0" w:color="auto"/>
        <w:left w:val="none" w:sz="0" w:space="0" w:color="auto"/>
        <w:bottom w:val="none" w:sz="0" w:space="0" w:color="auto"/>
        <w:right w:val="none" w:sz="0" w:space="0" w:color="auto"/>
      </w:divBdr>
    </w:div>
    <w:div w:id="417216919">
      <w:bodyDiv w:val="1"/>
      <w:marLeft w:val="0"/>
      <w:marRight w:val="0"/>
      <w:marTop w:val="0"/>
      <w:marBottom w:val="0"/>
      <w:divBdr>
        <w:top w:val="none" w:sz="0" w:space="0" w:color="auto"/>
        <w:left w:val="none" w:sz="0" w:space="0" w:color="auto"/>
        <w:bottom w:val="none" w:sz="0" w:space="0" w:color="auto"/>
        <w:right w:val="none" w:sz="0" w:space="0" w:color="auto"/>
      </w:divBdr>
    </w:div>
    <w:div w:id="497774004">
      <w:bodyDiv w:val="1"/>
      <w:marLeft w:val="0"/>
      <w:marRight w:val="0"/>
      <w:marTop w:val="0"/>
      <w:marBottom w:val="0"/>
      <w:divBdr>
        <w:top w:val="none" w:sz="0" w:space="0" w:color="auto"/>
        <w:left w:val="none" w:sz="0" w:space="0" w:color="auto"/>
        <w:bottom w:val="none" w:sz="0" w:space="0" w:color="auto"/>
        <w:right w:val="none" w:sz="0" w:space="0" w:color="auto"/>
      </w:divBdr>
    </w:div>
    <w:div w:id="563879742">
      <w:bodyDiv w:val="1"/>
      <w:marLeft w:val="0"/>
      <w:marRight w:val="0"/>
      <w:marTop w:val="0"/>
      <w:marBottom w:val="0"/>
      <w:divBdr>
        <w:top w:val="none" w:sz="0" w:space="0" w:color="auto"/>
        <w:left w:val="none" w:sz="0" w:space="0" w:color="auto"/>
        <w:bottom w:val="none" w:sz="0" w:space="0" w:color="auto"/>
        <w:right w:val="none" w:sz="0" w:space="0" w:color="auto"/>
      </w:divBdr>
    </w:div>
    <w:div w:id="587930477">
      <w:bodyDiv w:val="1"/>
      <w:marLeft w:val="0"/>
      <w:marRight w:val="0"/>
      <w:marTop w:val="0"/>
      <w:marBottom w:val="0"/>
      <w:divBdr>
        <w:top w:val="none" w:sz="0" w:space="0" w:color="auto"/>
        <w:left w:val="none" w:sz="0" w:space="0" w:color="auto"/>
        <w:bottom w:val="none" w:sz="0" w:space="0" w:color="auto"/>
        <w:right w:val="none" w:sz="0" w:space="0" w:color="auto"/>
      </w:divBdr>
    </w:div>
    <w:div w:id="608049548">
      <w:bodyDiv w:val="1"/>
      <w:marLeft w:val="0"/>
      <w:marRight w:val="0"/>
      <w:marTop w:val="0"/>
      <w:marBottom w:val="0"/>
      <w:divBdr>
        <w:top w:val="none" w:sz="0" w:space="0" w:color="auto"/>
        <w:left w:val="none" w:sz="0" w:space="0" w:color="auto"/>
        <w:bottom w:val="none" w:sz="0" w:space="0" w:color="auto"/>
        <w:right w:val="none" w:sz="0" w:space="0" w:color="auto"/>
      </w:divBdr>
    </w:div>
    <w:div w:id="622080347">
      <w:bodyDiv w:val="1"/>
      <w:marLeft w:val="0"/>
      <w:marRight w:val="0"/>
      <w:marTop w:val="0"/>
      <w:marBottom w:val="0"/>
      <w:divBdr>
        <w:top w:val="none" w:sz="0" w:space="0" w:color="auto"/>
        <w:left w:val="none" w:sz="0" w:space="0" w:color="auto"/>
        <w:bottom w:val="none" w:sz="0" w:space="0" w:color="auto"/>
        <w:right w:val="none" w:sz="0" w:space="0" w:color="auto"/>
      </w:divBdr>
    </w:div>
    <w:div w:id="623116529">
      <w:bodyDiv w:val="1"/>
      <w:marLeft w:val="0"/>
      <w:marRight w:val="0"/>
      <w:marTop w:val="0"/>
      <w:marBottom w:val="0"/>
      <w:divBdr>
        <w:top w:val="none" w:sz="0" w:space="0" w:color="auto"/>
        <w:left w:val="none" w:sz="0" w:space="0" w:color="auto"/>
        <w:bottom w:val="none" w:sz="0" w:space="0" w:color="auto"/>
        <w:right w:val="none" w:sz="0" w:space="0" w:color="auto"/>
      </w:divBdr>
    </w:div>
    <w:div w:id="746802936">
      <w:bodyDiv w:val="1"/>
      <w:marLeft w:val="0"/>
      <w:marRight w:val="0"/>
      <w:marTop w:val="0"/>
      <w:marBottom w:val="0"/>
      <w:divBdr>
        <w:top w:val="none" w:sz="0" w:space="0" w:color="auto"/>
        <w:left w:val="none" w:sz="0" w:space="0" w:color="auto"/>
        <w:bottom w:val="none" w:sz="0" w:space="0" w:color="auto"/>
        <w:right w:val="none" w:sz="0" w:space="0" w:color="auto"/>
      </w:divBdr>
    </w:div>
    <w:div w:id="790052729">
      <w:bodyDiv w:val="1"/>
      <w:marLeft w:val="0"/>
      <w:marRight w:val="0"/>
      <w:marTop w:val="0"/>
      <w:marBottom w:val="0"/>
      <w:divBdr>
        <w:top w:val="none" w:sz="0" w:space="0" w:color="auto"/>
        <w:left w:val="none" w:sz="0" w:space="0" w:color="auto"/>
        <w:bottom w:val="none" w:sz="0" w:space="0" w:color="auto"/>
        <w:right w:val="none" w:sz="0" w:space="0" w:color="auto"/>
      </w:divBdr>
    </w:div>
    <w:div w:id="796295078">
      <w:bodyDiv w:val="1"/>
      <w:marLeft w:val="0"/>
      <w:marRight w:val="0"/>
      <w:marTop w:val="0"/>
      <w:marBottom w:val="0"/>
      <w:divBdr>
        <w:top w:val="none" w:sz="0" w:space="0" w:color="auto"/>
        <w:left w:val="none" w:sz="0" w:space="0" w:color="auto"/>
        <w:bottom w:val="none" w:sz="0" w:space="0" w:color="auto"/>
        <w:right w:val="none" w:sz="0" w:space="0" w:color="auto"/>
      </w:divBdr>
    </w:div>
    <w:div w:id="799692424">
      <w:bodyDiv w:val="1"/>
      <w:marLeft w:val="0"/>
      <w:marRight w:val="0"/>
      <w:marTop w:val="0"/>
      <w:marBottom w:val="0"/>
      <w:divBdr>
        <w:top w:val="none" w:sz="0" w:space="0" w:color="auto"/>
        <w:left w:val="none" w:sz="0" w:space="0" w:color="auto"/>
        <w:bottom w:val="none" w:sz="0" w:space="0" w:color="auto"/>
        <w:right w:val="none" w:sz="0" w:space="0" w:color="auto"/>
      </w:divBdr>
    </w:div>
    <w:div w:id="811364921">
      <w:bodyDiv w:val="1"/>
      <w:marLeft w:val="0"/>
      <w:marRight w:val="0"/>
      <w:marTop w:val="0"/>
      <w:marBottom w:val="0"/>
      <w:divBdr>
        <w:top w:val="none" w:sz="0" w:space="0" w:color="auto"/>
        <w:left w:val="none" w:sz="0" w:space="0" w:color="auto"/>
        <w:bottom w:val="none" w:sz="0" w:space="0" w:color="auto"/>
        <w:right w:val="none" w:sz="0" w:space="0" w:color="auto"/>
      </w:divBdr>
    </w:div>
    <w:div w:id="824975288">
      <w:bodyDiv w:val="1"/>
      <w:marLeft w:val="0"/>
      <w:marRight w:val="0"/>
      <w:marTop w:val="0"/>
      <w:marBottom w:val="0"/>
      <w:divBdr>
        <w:top w:val="none" w:sz="0" w:space="0" w:color="auto"/>
        <w:left w:val="none" w:sz="0" w:space="0" w:color="auto"/>
        <w:bottom w:val="none" w:sz="0" w:space="0" w:color="auto"/>
        <w:right w:val="none" w:sz="0" w:space="0" w:color="auto"/>
      </w:divBdr>
    </w:div>
    <w:div w:id="897857136">
      <w:bodyDiv w:val="1"/>
      <w:marLeft w:val="0"/>
      <w:marRight w:val="0"/>
      <w:marTop w:val="0"/>
      <w:marBottom w:val="0"/>
      <w:divBdr>
        <w:top w:val="none" w:sz="0" w:space="0" w:color="auto"/>
        <w:left w:val="none" w:sz="0" w:space="0" w:color="auto"/>
        <w:bottom w:val="none" w:sz="0" w:space="0" w:color="auto"/>
        <w:right w:val="none" w:sz="0" w:space="0" w:color="auto"/>
      </w:divBdr>
    </w:div>
    <w:div w:id="964579582">
      <w:bodyDiv w:val="1"/>
      <w:marLeft w:val="0"/>
      <w:marRight w:val="0"/>
      <w:marTop w:val="0"/>
      <w:marBottom w:val="0"/>
      <w:divBdr>
        <w:top w:val="none" w:sz="0" w:space="0" w:color="auto"/>
        <w:left w:val="none" w:sz="0" w:space="0" w:color="auto"/>
        <w:bottom w:val="none" w:sz="0" w:space="0" w:color="auto"/>
        <w:right w:val="none" w:sz="0" w:space="0" w:color="auto"/>
      </w:divBdr>
    </w:div>
    <w:div w:id="990525376">
      <w:bodyDiv w:val="1"/>
      <w:marLeft w:val="0"/>
      <w:marRight w:val="0"/>
      <w:marTop w:val="0"/>
      <w:marBottom w:val="0"/>
      <w:divBdr>
        <w:top w:val="none" w:sz="0" w:space="0" w:color="auto"/>
        <w:left w:val="none" w:sz="0" w:space="0" w:color="auto"/>
        <w:bottom w:val="none" w:sz="0" w:space="0" w:color="auto"/>
        <w:right w:val="none" w:sz="0" w:space="0" w:color="auto"/>
      </w:divBdr>
    </w:div>
    <w:div w:id="1009602929">
      <w:bodyDiv w:val="1"/>
      <w:marLeft w:val="0"/>
      <w:marRight w:val="0"/>
      <w:marTop w:val="0"/>
      <w:marBottom w:val="0"/>
      <w:divBdr>
        <w:top w:val="none" w:sz="0" w:space="0" w:color="auto"/>
        <w:left w:val="none" w:sz="0" w:space="0" w:color="auto"/>
        <w:bottom w:val="none" w:sz="0" w:space="0" w:color="auto"/>
        <w:right w:val="none" w:sz="0" w:space="0" w:color="auto"/>
      </w:divBdr>
    </w:div>
    <w:div w:id="1049646609">
      <w:bodyDiv w:val="1"/>
      <w:marLeft w:val="0"/>
      <w:marRight w:val="0"/>
      <w:marTop w:val="0"/>
      <w:marBottom w:val="0"/>
      <w:divBdr>
        <w:top w:val="none" w:sz="0" w:space="0" w:color="auto"/>
        <w:left w:val="none" w:sz="0" w:space="0" w:color="auto"/>
        <w:bottom w:val="none" w:sz="0" w:space="0" w:color="auto"/>
        <w:right w:val="none" w:sz="0" w:space="0" w:color="auto"/>
      </w:divBdr>
    </w:div>
    <w:div w:id="1121417757">
      <w:bodyDiv w:val="1"/>
      <w:marLeft w:val="0"/>
      <w:marRight w:val="0"/>
      <w:marTop w:val="0"/>
      <w:marBottom w:val="0"/>
      <w:divBdr>
        <w:top w:val="none" w:sz="0" w:space="0" w:color="auto"/>
        <w:left w:val="none" w:sz="0" w:space="0" w:color="auto"/>
        <w:bottom w:val="none" w:sz="0" w:space="0" w:color="auto"/>
        <w:right w:val="none" w:sz="0" w:space="0" w:color="auto"/>
      </w:divBdr>
    </w:div>
    <w:div w:id="1134182502">
      <w:bodyDiv w:val="1"/>
      <w:marLeft w:val="0"/>
      <w:marRight w:val="0"/>
      <w:marTop w:val="0"/>
      <w:marBottom w:val="0"/>
      <w:divBdr>
        <w:top w:val="none" w:sz="0" w:space="0" w:color="auto"/>
        <w:left w:val="none" w:sz="0" w:space="0" w:color="auto"/>
        <w:bottom w:val="none" w:sz="0" w:space="0" w:color="auto"/>
        <w:right w:val="none" w:sz="0" w:space="0" w:color="auto"/>
      </w:divBdr>
    </w:div>
    <w:div w:id="1197622647">
      <w:bodyDiv w:val="1"/>
      <w:marLeft w:val="0"/>
      <w:marRight w:val="0"/>
      <w:marTop w:val="0"/>
      <w:marBottom w:val="0"/>
      <w:divBdr>
        <w:top w:val="none" w:sz="0" w:space="0" w:color="auto"/>
        <w:left w:val="none" w:sz="0" w:space="0" w:color="auto"/>
        <w:bottom w:val="none" w:sz="0" w:space="0" w:color="auto"/>
        <w:right w:val="none" w:sz="0" w:space="0" w:color="auto"/>
      </w:divBdr>
    </w:div>
    <w:div w:id="1281258698">
      <w:bodyDiv w:val="1"/>
      <w:marLeft w:val="0"/>
      <w:marRight w:val="0"/>
      <w:marTop w:val="0"/>
      <w:marBottom w:val="0"/>
      <w:divBdr>
        <w:top w:val="none" w:sz="0" w:space="0" w:color="auto"/>
        <w:left w:val="none" w:sz="0" w:space="0" w:color="auto"/>
        <w:bottom w:val="none" w:sz="0" w:space="0" w:color="auto"/>
        <w:right w:val="none" w:sz="0" w:space="0" w:color="auto"/>
      </w:divBdr>
    </w:div>
    <w:div w:id="1377000715">
      <w:bodyDiv w:val="1"/>
      <w:marLeft w:val="0"/>
      <w:marRight w:val="0"/>
      <w:marTop w:val="0"/>
      <w:marBottom w:val="0"/>
      <w:divBdr>
        <w:top w:val="none" w:sz="0" w:space="0" w:color="auto"/>
        <w:left w:val="none" w:sz="0" w:space="0" w:color="auto"/>
        <w:bottom w:val="none" w:sz="0" w:space="0" w:color="auto"/>
        <w:right w:val="none" w:sz="0" w:space="0" w:color="auto"/>
      </w:divBdr>
    </w:div>
    <w:div w:id="1397244556">
      <w:bodyDiv w:val="1"/>
      <w:marLeft w:val="0"/>
      <w:marRight w:val="0"/>
      <w:marTop w:val="0"/>
      <w:marBottom w:val="0"/>
      <w:divBdr>
        <w:top w:val="none" w:sz="0" w:space="0" w:color="auto"/>
        <w:left w:val="none" w:sz="0" w:space="0" w:color="auto"/>
        <w:bottom w:val="none" w:sz="0" w:space="0" w:color="auto"/>
        <w:right w:val="none" w:sz="0" w:space="0" w:color="auto"/>
      </w:divBdr>
    </w:div>
    <w:div w:id="1471748150">
      <w:bodyDiv w:val="1"/>
      <w:marLeft w:val="0"/>
      <w:marRight w:val="0"/>
      <w:marTop w:val="0"/>
      <w:marBottom w:val="0"/>
      <w:divBdr>
        <w:top w:val="none" w:sz="0" w:space="0" w:color="auto"/>
        <w:left w:val="none" w:sz="0" w:space="0" w:color="auto"/>
        <w:bottom w:val="none" w:sz="0" w:space="0" w:color="auto"/>
        <w:right w:val="none" w:sz="0" w:space="0" w:color="auto"/>
      </w:divBdr>
    </w:div>
    <w:div w:id="1523130519">
      <w:bodyDiv w:val="1"/>
      <w:marLeft w:val="0"/>
      <w:marRight w:val="0"/>
      <w:marTop w:val="0"/>
      <w:marBottom w:val="0"/>
      <w:divBdr>
        <w:top w:val="none" w:sz="0" w:space="0" w:color="auto"/>
        <w:left w:val="none" w:sz="0" w:space="0" w:color="auto"/>
        <w:bottom w:val="none" w:sz="0" w:space="0" w:color="auto"/>
        <w:right w:val="none" w:sz="0" w:space="0" w:color="auto"/>
      </w:divBdr>
    </w:div>
    <w:div w:id="1569414550">
      <w:bodyDiv w:val="1"/>
      <w:marLeft w:val="0"/>
      <w:marRight w:val="0"/>
      <w:marTop w:val="0"/>
      <w:marBottom w:val="0"/>
      <w:divBdr>
        <w:top w:val="none" w:sz="0" w:space="0" w:color="auto"/>
        <w:left w:val="none" w:sz="0" w:space="0" w:color="auto"/>
        <w:bottom w:val="none" w:sz="0" w:space="0" w:color="auto"/>
        <w:right w:val="none" w:sz="0" w:space="0" w:color="auto"/>
      </w:divBdr>
    </w:div>
    <w:div w:id="1582526378">
      <w:bodyDiv w:val="1"/>
      <w:marLeft w:val="0"/>
      <w:marRight w:val="0"/>
      <w:marTop w:val="0"/>
      <w:marBottom w:val="0"/>
      <w:divBdr>
        <w:top w:val="none" w:sz="0" w:space="0" w:color="auto"/>
        <w:left w:val="none" w:sz="0" w:space="0" w:color="auto"/>
        <w:bottom w:val="none" w:sz="0" w:space="0" w:color="auto"/>
        <w:right w:val="none" w:sz="0" w:space="0" w:color="auto"/>
      </w:divBdr>
      <w:divsChild>
        <w:div w:id="385299386">
          <w:marLeft w:val="1080"/>
          <w:marRight w:val="0"/>
          <w:marTop w:val="0"/>
          <w:marBottom w:val="0"/>
          <w:divBdr>
            <w:top w:val="none" w:sz="0" w:space="0" w:color="auto"/>
            <w:left w:val="none" w:sz="0" w:space="0" w:color="auto"/>
            <w:bottom w:val="none" w:sz="0" w:space="0" w:color="auto"/>
            <w:right w:val="none" w:sz="0" w:space="0" w:color="auto"/>
          </w:divBdr>
        </w:div>
        <w:div w:id="494222720">
          <w:marLeft w:val="1800"/>
          <w:marRight w:val="0"/>
          <w:marTop w:val="0"/>
          <w:marBottom w:val="0"/>
          <w:divBdr>
            <w:top w:val="none" w:sz="0" w:space="0" w:color="auto"/>
            <w:left w:val="none" w:sz="0" w:space="0" w:color="auto"/>
            <w:bottom w:val="none" w:sz="0" w:space="0" w:color="auto"/>
            <w:right w:val="none" w:sz="0" w:space="0" w:color="auto"/>
          </w:divBdr>
        </w:div>
        <w:div w:id="665866584">
          <w:marLeft w:val="1800"/>
          <w:marRight w:val="0"/>
          <w:marTop w:val="0"/>
          <w:marBottom w:val="0"/>
          <w:divBdr>
            <w:top w:val="none" w:sz="0" w:space="0" w:color="auto"/>
            <w:left w:val="none" w:sz="0" w:space="0" w:color="auto"/>
            <w:bottom w:val="none" w:sz="0" w:space="0" w:color="auto"/>
            <w:right w:val="none" w:sz="0" w:space="0" w:color="auto"/>
          </w:divBdr>
        </w:div>
        <w:div w:id="875432381">
          <w:marLeft w:val="1080"/>
          <w:marRight w:val="0"/>
          <w:marTop w:val="0"/>
          <w:marBottom w:val="0"/>
          <w:divBdr>
            <w:top w:val="none" w:sz="0" w:space="0" w:color="auto"/>
            <w:left w:val="none" w:sz="0" w:space="0" w:color="auto"/>
            <w:bottom w:val="none" w:sz="0" w:space="0" w:color="auto"/>
            <w:right w:val="none" w:sz="0" w:space="0" w:color="auto"/>
          </w:divBdr>
        </w:div>
        <w:div w:id="1033191621">
          <w:marLeft w:val="1800"/>
          <w:marRight w:val="0"/>
          <w:marTop w:val="0"/>
          <w:marBottom w:val="0"/>
          <w:divBdr>
            <w:top w:val="none" w:sz="0" w:space="0" w:color="auto"/>
            <w:left w:val="none" w:sz="0" w:space="0" w:color="auto"/>
            <w:bottom w:val="none" w:sz="0" w:space="0" w:color="auto"/>
            <w:right w:val="none" w:sz="0" w:space="0" w:color="auto"/>
          </w:divBdr>
        </w:div>
        <w:div w:id="1085107002">
          <w:marLeft w:val="1800"/>
          <w:marRight w:val="0"/>
          <w:marTop w:val="0"/>
          <w:marBottom w:val="0"/>
          <w:divBdr>
            <w:top w:val="none" w:sz="0" w:space="0" w:color="auto"/>
            <w:left w:val="none" w:sz="0" w:space="0" w:color="auto"/>
            <w:bottom w:val="none" w:sz="0" w:space="0" w:color="auto"/>
            <w:right w:val="none" w:sz="0" w:space="0" w:color="auto"/>
          </w:divBdr>
        </w:div>
        <w:div w:id="1397436946">
          <w:marLeft w:val="1800"/>
          <w:marRight w:val="0"/>
          <w:marTop w:val="0"/>
          <w:marBottom w:val="0"/>
          <w:divBdr>
            <w:top w:val="none" w:sz="0" w:space="0" w:color="auto"/>
            <w:left w:val="none" w:sz="0" w:space="0" w:color="auto"/>
            <w:bottom w:val="none" w:sz="0" w:space="0" w:color="auto"/>
            <w:right w:val="none" w:sz="0" w:space="0" w:color="auto"/>
          </w:divBdr>
        </w:div>
        <w:div w:id="1724063394">
          <w:marLeft w:val="1080"/>
          <w:marRight w:val="0"/>
          <w:marTop w:val="0"/>
          <w:marBottom w:val="0"/>
          <w:divBdr>
            <w:top w:val="none" w:sz="0" w:space="0" w:color="auto"/>
            <w:left w:val="none" w:sz="0" w:space="0" w:color="auto"/>
            <w:bottom w:val="none" w:sz="0" w:space="0" w:color="auto"/>
            <w:right w:val="none" w:sz="0" w:space="0" w:color="auto"/>
          </w:divBdr>
        </w:div>
        <w:div w:id="1778066046">
          <w:marLeft w:val="3240"/>
          <w:marRight w:val="0"/>
          <w:marTop w:val="0"/>
          <w:marBottom w:val="0"/>
          <w:divBdr>
            <w:top w:val="none" w:sz="0" w:space="0" w:color="auto"/>
            <w:left w:val="none" w:sz="0" w:space="0" w:color="auto"/>
            <w:bottom w:val="none" w:sz="0" w:space="0" w:color="auto"/>
            <w:right w:val="none" w:sz="0" w:space="0" w:color="auto"/>
          </w:divBdr>
        </w:div>
      </w:divsChild>
    </w:div>
    <w:div w:id="1619988256">
      <w:bodyDiv w:val="1"/>
      <w:marLeft w:val="0"/>
      <w:marRight w:val="0"/>
      <w:marTop w:val="0"/>
      <w:marBottom w:val="0"/>
      <w:divBdr>
        <w:top w:val="none" w:sz="0" w:space="0" w:color="auto"/>
        <w:left w:val="none" w:sz="0" w:space="0" w:color="auto"/>
        <w:bottom w:val="none" w:sz="0" w:space="0" w:color="auto"/>
        <w:right w:val="none" w:sz="0" w:space="0" w:color="auto"/>
      </w:divBdr>
    </w:div>
    <w:div w:id="1657223231">
      <w:bodyDiv w:val="1"/>
      <w:marLeft w:val="0"/>
      <w:marRight w:val="0"/>
      <w:marTop w:val="0"/>
      <w:marBottom w:val="0"/>
      <w:divBdr>
        <w:top w:val="none" w:sz="0" w:space="0" w:color="auto"/>
        <w:left w:val="none" w:sz="0" w:space="0" w:color="auto"/>
        <w:bottom w:val="none" w:sz="0" w:space="0" w:color="auto"/>
        <w:right w:val="none" w:sz="0" w:space="0" w:color="auto"/>
      </w:divBdr>
    </w:div>
    <w:div w:id="1681397007">
      <w:bodyDiv w:val="1"/>
      <w:marLeft w:val="0"/>
      <w:marRight w:val="0"/>
      <w:marTop w:val="0"/>
      <w:marBottom w:val="0"/>
      <w:divBdr>
        <w:top w:val="none" w:sz="0" w:space="0" w:color="auto"/>
        <w:left w:val="none" w:sz="0" w:space="0" w:color="auto"/>
        <w:bottom w:val="none" w:sz="0" w:space="0" w:color="auto"/>
        <w:right w:val="none" w:sz="0" w:space="0" w:color="auto"/>
      </w:divBdr>
    </w:div>
    <w:div w:id="1814904812">
      <w:bodyDiv w:val="1"/>
      <w:marLeft w:val="0"/>
      <w:marRight w:val="0"/>
      <w:marTop w:val="0"/>
      <w:marBottom w:val="0"/>
      <w:divBdr>
        <w:top w:val="none" w:sz="0" w:space="0" w:color="auto"/>
        <w:left w:val="none" w:sz="0" w:space="0" w:color="auto"/>
        <w:bottom w:val="none" w:sz="0" w:space="0" w:color="auto"/>
        <w:right w:val="none" w:sz="0" w:space="0" w:color="auto"/>
      </w:divBdr>
    </w:div>
    <w:div w:id="1868441673">
      <w:bodyDiv w:val="1"/>
      <w:marLeft w:val="0"/>
      <w:marRight w:val="0"/>
      <w:marTop w:val="0"/>
      <w:marBottom w:val="0"/>
      <w:divBdr>
        <w:top w:val="none" w:sz="0" w:space="0" w:color="auto"/>
        <w:left w:val="none" w:sz="0" w:space="0" w:color="auto"/>
        <w:bottom w:val="none" w:sz="0" w:space="0" w:color="auto"/>
        <w:right w:val="none" w:sz="0" w:space="0" w:color="auto"/>
      </w:divBdr>
    </w:div>
    <w:div w:id="1999725705">
      <w:bodyDiv w:val="1"/>
      <w:marLeft w:val="0"/>
      <w:marRight w:val="0"/>
      <w:marTop w:val="0"/>
      <w:marBottom w:val="0"/>
      <w:divBdr>
        <w:top w:val="none" w:sz="0" w:space="0" w:color="auto"/>
        <w:left w:val="none" w:sz="0" w:space="0" w:color="auto"/>
        <w:bottom w:val="none" w:sz="0" w:space="0" w:color="auto"/>
        <w:right w:val="none" w:sz="0" w:space="0" w:color="auto"/>
      </w:divBdr>
    </w:div>
    <w:div w:id="2009557773">
      <w:bodyDiv w:val="1"/>
      <w:marLeft w:val="0"/>
      <w:marRight w:val="0"/>
      <w:marTop w:val="0"/>
      <w:marBottom w:val="0"/>
      <w:divBdr>
        <w:top w:val="none" w:sz="0" w:space="0" w:color="auto"/>
        <w:left w:val="none" w:sz="0" w:space="0" w:color="auto"/>
        <w:bottom w:val="none" w:sz="0" w:space="0" w:color="auto"/>
        <w:right w:val="none" w:sz="0" w:space="0" w:color="auto"/>
      </w:divBdr>
    </w:div>
    <w:div w:id="2027247998">
      <w:bodyDiv w:val="1"/>
      <w:marLeft w:val="0"/>
      <w:marRight w:val="0"/>
      <w:marTop w:val="0"/>
      <w:marBottom w:val="0"/>
      <w:divBdr>
        <w:top w:val="none" w:sz="0" w:space="0" w:color="auto"/>
        <w:left w:val="none" w:sz="0" w:space="0" w:color="auto"/>
        <w:bottom w:val="none" w:sz="0" w:space="0" w:color="auto"/>
        <w:right w:val="none" w:sz="0" w:space="0" w:color="auto"/>
      </w:divBdr>
    </w:div>
    <w:div w:id="2065105249">
      <w:bodyDiv w:val="1"/>
      <w:marLeft w:val="0"/>
      <w:marRight w:val="0"/>
      <w:marTop w:val="0"/>
      <w:marBottom w:val="0"/>
      <w:divBdr>
        <w:top w:val="none" w:sz="0" w:space="0" w:color="auto"/>
        <w:left w:val="none" w:sz="0" w:space="0" w:color="auto"/>
        <w:bottom w:val="none" w:sz="0" w:space="0" w:color="auto"/>
        <w:right w:val="none" w:sz="0" w:space="0" w:color="auto"/>
      </w:divBdr>
    </w:div>
    <w:div w:id="2073115874">
      <w:bodyDiv w:val="1"/>
      <w:marLeft w:val="0"/>
      <w:marRight w:val="0"/>
      <w:marTop w:val="0"/>
      <w:marBottom w:val="0"/>
      <w:divBdr>
        <w:top w:val="none" w:sz="0" w:space="0" w:color="auto"/>
        <w:left w:val="none" w:sz="0" w:space="0" w:color="auto"/>
        <w:bottom w:val="none" w:sz="0" w:space="0" w:color="auto"/>
        <w:right w:val="none" w:sz="0" w:space="0" w:color="auto"/>
      </w:divBdr>
    </w:div>
    <w:div w:id="2125072127">
      <w:bodyDiv w:val="1"/>
      <w:marLeft w:val="0"/>
      <w:marRight w:val="0"/>
      <w:marTop w:val="0"/>
      <w:marBottom w:val="0"/>
      <w:divBdr>
        <w:top w:val="none" w:sz="0" w:space="0" w:color="auto"/>
        <w:left w:val="none" w:sz="0" w:space="0" w:color="auto"/>
        <w:bottom w:val="none" w:sz="0" w:space="0" w:color="auto"/>
        <w:right w:val="none" w:sz="0" w:space="0" w:color="auto"/>
      </w:divBdr>
    </w:div>
    <w:div w:id="2131774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8.jpeg"/><Relationship Id="rId26" Type="http://schemas.openxmlformats.org/officeDocument/2006/relationships/image" Target="media/image11.emf"/><Relationship Id="rId3" Type="http://schemas.openxmlformats.org/officeDocument/2006/relationships/customXml" Target="../customXml/item3.xml"/><Relationship Id="rId21" Type="http://schemas.openxmlformats.org/officeDocument/2006/relationships/image" Target="media/image7.jpe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4.jpeg"/><Relationship Id="rId25" Type="http://schemas.openxmlformats.org/officeDocument/2006/relationships/image" Target="media/image10.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s://github.com/xXallisonXx/MDE-S24-41" TargetMode="External"/><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image" Target="media/image13.jpeg"/><Relationship Id="rId28" Type="http://schemas.openxmlformats.org/officeDocument/2006/relationships/image" Target="media/image13.emf"/><Relationship Id="rId10" Type="http://schemas.openxmlformats.org/officeDocument/2006/relationships/endnotes" Target="endnotes.xml"/><Relationship Id="rId19" Type="http://schemas.openxmlformats.org/officeDocument/2006/relationships/image" Target="media/image5.jpe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9.jpeg"/><Relationship Id="rId27" Type="http://schemas.openxmlformats.org/officeDocument/2006/relationships/image" Target="media/image12.emf"/><Relationship Id="rId30" Type="http://schemas.openxmlformats.org/officeDocument/2006/relationships/header" Target="header1.xml"/><Relationship Id="rId35" Type="http://schemas.microsoft.com/office/2020/10/relationships/intelligence" Target="intelligence2.xml"/><Relationship Id="rId8"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EA071B451EA242CB80F6F98ADC9A63A3"/>
        <w:category>
          <w:name w:val="General"/>
          <w:gallery w:val="placeholder"/>
        </w:category>
        <w:types>
          <w:type w:val="bbPlcHdr"/>
        </w:types>
        <w:behaviors>
          <w:behavior w:val="content"/>
        </w:behaviors>
        <w:guid w:val="{E94862E8-4880-4DFA-B239-2AAD85D234D4}"/>
      </w:docPartPr>
      <w:docPartBody>
        <w:p w:rsidR="00E42F10" w:rsidRDefault="00E42F10"/>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altName w:val="Calibri"/>
    <w:panose1 w:val="00000000000000000000"/>
    <w:charset w:val="00"/>
    <w:family w:val="roman"/>
    <w:notTrueType/>
    <w:pitch w:val="default"/>
  </w:font>
  <w:font w:name="MS Mincho">
    <w:altName w:val="ＭＳ 明朝"/>
    <w:panose1 w:val="02020609040205080304"/>
    <w:charset w:val="80"/>
    <w:family w:val="roman"/>
    <w:pitch w:val="fixed"/>
    <w:sig w:usb0="00000001" w:usb1="08070000" w:usb2="00000010" w:usb3="00000000" w:csb0="00020000" w:csb1="00000000"/>
  </w:font>
  <w:font w:name="Aptos Display">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Yu Mincho">
    <w:altName w:val="游明朝"/>
    <w:panose1 w:val="00000000000000000000"/>
    <w:charset w:val="8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6B39"/>
    <w:rsid w:val="000377DF"/>
    <w:rsid w:val="002777A7"/>
    <w:rsid w:val="00D86B39"/>
    <w:rsid w:val="00E10AD9"/>
    <w:rsid w:val="00E42F10"/>
    <w:rsid w:val="00FE444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EE191B46AAA4A45B8465D0FE2994597" ma:contentTypeVersion="12" ma:contentTypeDescription="Create a new document." ma:contentTypeScope="" ma:versionID="b5c0d052359e54a9eb08905191e56f60">
  <xsd:schema xmlns:xsd="http://www.w3.org/2001/XMLSchema" xmlns:xs="http://www.w3.org/2001/XMLSchema" xmlns:p="http://schemas.microsoft.com/office/2006/metadata/properties" xmlns:ns2="07b17028-a634-4b0e-923e-f6fc774e2270" xmlns:ns3="2d8cb950-bc60-4699-a998-5a872b07a746" targetNamespace="http://schemas.microsoft.com/office/2006/metadata/properties" ma:root="true" ma:fieldsID="24015e29d2e7d9441544d6d74965d7cc" ns2:_="" ns3:_="">
    <xsd:import namespace="07b17028-a634-4b0e-923e-f6fc774e2270"/>
    <xsd:import namespace="2d8cb950-bc60-4699-a998-5a872b07a746"/>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GenerationTime" minOccurs="0"/>
                <xsd:element ref="ns2:MediaServiceEventHashCode" minOccurs="0"/>
                <xsd:element ref="ns2:MediaServiceDateTaken"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7b17028-a634-4b0e-923e-f6fc774e227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886477d7-ad29-47e7-b319-eaa6f1949674" ma:termSetId="09814cd3-568e-fe90-9814-8d621ff8fb84" ma:anchorId="fba54fb3-c3e1-fe81-a776-ca4b69148c4d" ma:open="true" ma:isKeyword="false">
      <xsd:complexType>
        <xsd:sequence>
          <xsd:element ref="pc:Terms" minOccurs="0" maxOccurs="1"/>
        </xsd:sequence>
      </xsd:complex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Location" ma:index="18" nillable="true" ma:displayName="Location" ma:indexed="true" ma:internalName="MediaServiceLocatio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d8cb950-bc60-4699-a998-5a872b07a746"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302448da-d5fc-4d81-991d-3858e8ef32b1}" ma:internalName="TaxCatchAll" ma:showField="CatchAllData" ma:web="2d8cb950-bc60-4699-a998-5a872b07a74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2d8cb950-bc60-4699-a998-5a872b07a746" xsi:nil="true"/>
    <lcf76f155ced4ddcb4097134ff3c332f xmlns="07b17028-a634-4b0e-923e-f6fc774e2270">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IEEE2006OfficeOnline.xsl" StyleName="IEEE" Version="2006">
  <b:Source>
    <b:Tag>Xil21</b:Tag>
    <b:SourceType>InternetSite</b:SourceType>
    <b:Guid>{31CA6021-6352-435D-B763-A512510C8536}</b:Guid>
    <b:Title>RF Analyzer</b:Title>
    <b:Year>2021</b:Year>
    <b:Author>
      <b:Author>
        <b:NameList>
          <b:Person>
            <b:Last>Xilinx</b:Last>
          </b:Person>
        </b:NameList>
      </b:Author>
    </b:Author>
    <b:InternetSiteTitle>Xilinx Wiki</b:InternetSiteTitle>
    <b:Month>June</b:Month>
    <b:Day>11</b:Day>
    <b:URL>https://xilinx-wiki.atlassian.net/wiki/spaces/A/pages/808419337/RF+Analyzer</b:URL>
    <b:RefOrder>2</b:RefOrder>
  </b:Source>
  <b:Source>
    <b:Tag>2</b:Tag>
    <b:SourceType>InternetSite</b:SourceType>
    <b:Guid>{80BFA1B2-4F12-448F-99C3-FD9C870C0F02}</b:Guid>
    <b:Title>71746 - Zynq UltraScale+ RFSoC: RF Analyzer Known Issues and Limitations</b:Title>
    <b:Year>2021</b:Year>
    <b:Author>
      <b:Author>
        <b:Corporate>Xilinx</b:Corporate>
      </b:Author>
    </b:Author>
    <b:Month>September</b:Month>
    <b:YearAccessed>2024</b:YearAccessed>
    <b:URL>https://support.xilinx.com/s/article/71746?language=en_US</b:URL>
    <b:RefOrder>1</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F63717F-E7A9-4BD0-85C6-0CBE03FBF7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7b17028-a634-4b0e-923e-f6fc774e2270"/>
    <ds:schemaRef ds:uri="2d8cb950-bc60-4699-a998-5a872b07a74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DA13738-7042-46D4-A036-E471D1A73EBA}">
  <ds:schemaRefs>
    <ds:schemaRef ds:uri="2d8cb950-bc60-4699-a998-5a872b07a746"/>
    <ds:schemaRef ds:uri="http://www.w3.org/XML/1998/namespace"/>
    <ds:schemaRef ds:uri="http://purl.org/dc/elements/1.1/"/>
    <ds:schemaRef ds:uri="http://purl.org/dc/terms/"/>
    <ds:schemaRef ds:uri="http://schemas.microsoft.com/office/2006/documentManagement/types"/>
    <ds:schemaRef ds:uri="http://purl.org/dc/dcmitype/"/>
    <ds:schemaRef ds:uri="http://schemas.microsoft.com/office/2006/metadata/properties"/>
    <ds:schemaRef ds:uri="http://schemas.openxmlformats.org/package/2006/metadata/core-properties"/>
    <ds:schemaRef ds:uri="http://schemas.microsoft.com/office/infopath/2007/PartnerControls"/>
    <ds:schemaRef ds:uri="07b17028-a634-4b0e-923e-f6fc774e2270"/>
  </ds:schemaRefs>
</ds:datastoreItem>
</file>

<file path=customXml/itemProps3.xml><?xml version="1.0" encoding="utf-8"?>
<ds:datastoreItem xmlns:ds="http://schemas.openxmlformats.org/officeDocument/2006/customXml" ds:itemID="{C3171750-28D9-45B5-8168-07EA21105742}">
  <ds:schemaRefs>
    <ds:schemaRef ds:uri="http://schemas.openxmlformats.org/officeDocument/2006/bibliography"/>
  </ds:schemaRefs>
</ds:datastoreItem>
</file>

<file path=customXml/itemProps4.xml><?xml version="1.0" encoding="utf-8"?>
<ds:datastoreItem xmlns:ds="http://schemas.openxmlformats.org/officeDocument/2006/customXml" ds:itemID="{E8EF2AAE-3C60-4DAD-9505-3E8DCFFE1E9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145</TotalTime>
  <Pages>1</Pages>
  <Words>2850</Words>
  <Characters>16249</Characters>
  <Application>Microsoft Office Word</Application>
  <DocSecurity>4</DocSecurity>
  <Lines>135</Lines>
  <Paragraphs>38</Paragraphs>
  <ScaleCrop>false</ScaleCrop>
  <Company/>
  <LinksUpToDate>false</LinksUpToDate>
  <CharactersWithSpaces>19061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Snell, Vince</dc:creator>
  <cp:keywords/>
  <dc:description/>
  <cp:lastModifiedBy>Snell, Vince</cp:lastModifiedBy>
  <cp:revision>273</cp:revision>
  <cp:lastPrinted>2024-04-16T05:12:00Z</cp:lastPrinted>
  <dcterms:created xsi:type="dcterms:W3CDTF">2024-04-15T17:01:00Z</dcterms:created>
  <dcterms:modified xsi:type="dcterms:W3CDTF">2024-04-16T05:12:00Z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0x0101001EE191B46AAA4A45B8465D0FE2994597</vt:lpwstr>
  </property>
  <property fmtid="{D5CDD505-2E9C-101B-9397-08002B2CF9AE}" pid="3" name="MediaServiceImageTags">
    <vt:lpwstr/>
  </property>
</Properties>
</file>